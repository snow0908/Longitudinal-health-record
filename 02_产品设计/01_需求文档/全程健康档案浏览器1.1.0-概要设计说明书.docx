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95ABA">
      <w:pPr>
        <w:autoSpaceDE w:val="0"/>
        <w:autoSpaceDN w:val="0"/>
        <w:adjustRightInd w:val="0"/>
        <w:spacing w:line="360" w:lineRule="auto"/>
        <w:ind w:firstLine="720" w:firstLineChars="100"/>
        <w:rPr>
          <w:rFonts w:hint="eastAsia" w:ascii="仿宋" w:hAnsi="仿宋" w:eastAsia="仿宋"/>
          <w:sz w:val="72"/>
        </w:rPr>
      </w:pPr>
    </w:p>
    <w:p w14:paraId="046D7602">
      <w:pPr>
        <w:autoSpaceDE w:val="0"/>
        <w:autoSpaceDN w:val="0"/>
        <w:adjustRightInd w:val="0"/>
        <w:spacing w:line="360" w:lineRule="auto"/>
        <w:ind w:firstLine="720" w:firstLineChars="100"/>
        <w:rPr>
          <w:rFonts w:hint="eastAsia" w:ascii="仿宋" w:hAnsi="仿宋" w:eastAsia="仿宋"/>
          <w:sz w:val="72"/>
        </w:rPr>
      </w:pPr>
    </w:p>
    <w:p w14:paraId="18CB1D09">
      <w:pPr>
        <w:autoSpaceDE w:val="0"/>
        <w:autoSpaceDN w:val="0"/>
        <w:adjustRightInd w:val="0"/>
        <w:spacing w:line="360" w:lineRule="auto"/>
        <w:ind w:firstLine="720" w:firstLineChars="100"/>
        <w:rPr>
          <w:rFonts w:hint="eastAsia" w:ascii="仿宋" w:hAnsi="仿宋" w:eastAsia="仿宋"/>
          <w:sz w:val="72"/>
        </w:rPr>
      </w:pPr>
    </w:p>
    <w:p w14:paraId="037DCE09">
      <w:pPr>
        <w:autoSpaceDE w:val="0"/>
        <w:autoSpaceDN w:val="0"/>
        <w:adjustRightInd w:val="0"/>
        <w:spacing w:line="360" w:lineRule="auto"/>
        <w:ind w:firstLine="720" w:firstLineChars="100"/>
        <w:rPr>
          <w:rFonts w:hint="eastAsia" w:ascii="仿宋" w:hAnsi="仿宋" w:eastAsia="仿宋"/>
          <w:sz w:val="72"/>
        </w:rPr>
      </w:pPr>
    </w:p>
    <w:p w14:paraId="212B9CE2">
      <w:pPr>
        <w:autoSpaceDE w:val="0"/>
        <w:autoSpaceDN w:val="0"/>
        <w:adjustRightInd w:val="0"/>
        <w:spacing w:line="360" w:lineRule="auto"/>
        <w:ind w:firstLine="720" w:firstLineChars="100"/>
        <w:rPr>
          <w:rFonts w:hint="eastAsia" w:ascii="仿宋" w:hAnsi="仿宋" w:eastAsia="仿宋"/>
          <w:sz w:val="72"/>
        </w:rPr>
      </w:pPr>
    </w:p>
    <w:p w14:paraId="1A4135E8">
      <w:pPr>
        <w:autoSpaceDE w:val="0"/>
        <w:autoSpaceDN w:val="0"/>
        <w:adjustRightInd w:val="0"/>
        <w:spacing w:line="360" w:lineRule="auto"/>
        <w:jc w:val="center"/>
        <w:rPr>
          <w:rFonts w:ascii="仿宋" w:hAnsi="仿宋" w:eastAsia="仿宋"/>
          <w:sz w:val="72"/>
          <w:lang w:eastAsia="zh-Hans"/>
        </w:rPr>
      </w:pPr>
      <w:r>
        <w:rPr>
          <w:rFonts w:hint="eastAsia" w:ascii="仿宋" w:hAnsi="仿宋" w:eastAsia="仿宋"/>
          <w:sz w:val="72"/>
        </w:rPr>
        <w:t>全程健康档案浏览器1</w:t>
      </w:r>
      <w:r>
        <w:rPr>
          <w:rFonts w:ascii="仿宋" w:hAnsi="仿宋" w:eastAsia="仿宋"/>
          <w:sz w:val="72"/>
        </w:rPr>
        <w:t>.</w:t>
      </w:r>
      <w:r>
        <w:rPr>
          <w:rFonts w:hint="eastAsia" w:ascii="仿宋" w:hAnsi="仿宋" w:eastAsia="仿宋"/>
          <w:sz w:val="72"/>
          <w:lang w:val="en-US" w:eastAsia="zh-CN"/>
        </w:rPr>
        <w:t>1</w:t>
      </w:r>
      <w:r>
        <w:rPr>
          <w:rFonts w:ascii="仿宋" w:hAnsi="仿宋" w:eastAsia="仿宋"/>
          <w:sz w:val="72"/>
        </w:rPr>
        <w:t>.0</w:t>
      </w:r>
    </w:p>
    <w:p w14:paraId="31A85BFD">
      <w:pPr>
        <w:autoSpaceDE w:val="0"/>
        <w:autoSpaceDN w:val="0"/>
        <w:adjustRightInd w:val="0"/>
        <w:spacing w:line="360" w:lineRule="auto"/>
        <w:jc w:val="center"/>
        <w:rPr>
          <w:rFonts w:hint="eastAsia" w:ascii="仿宋" w:hAnsi="仿宋" w:eastAsia="仿宋"/>
          <w:sz w:val="40"/>
          <w:szCs w:val="40"/>
        </w:rPr>
      </w:pPr>
      <w:r>
        <w:rPr>
          <w:rFonts w:hint="eastAsia" w:ascii="仿宋" w:hAnsi="仿宋" w:eastAsia="仿宋"/>
          <w:sz w:val="40"/>
          <w:szCs w:val="40"/>
        </w:rPr>
        <w:t>（</w:t>
      </w:r>
      <w:r>
        <w:rPr>
          <w:rFonts w:ascii="仿宋" w:hAnsi="仿宋" w:eastAsia="仿宋"/>
          <w:sz w:val="40"/>
          <w:szCs w:val="40"/>
        </w:rPr>
        <w:t>INFR-DMP-HCR</w:t>
      </w:r>
      <w:r>
        <w:rPr>
          <w:rFonts w:ascii="仿宋" w:hAnsi="仿宋" w:eastAsia="仿宋"/>
          <w:sz w:val="40"/>
          <w:szCs w:val="40"/>
        </w:rPr>
        <w:tab/>
      </w:r>
      <w:r>
        <w:rPr>
          <w:rFonts w:hint="eastAsia" w:ascii="仿宋" w:hAnsi="仿宋" w:eastAsia="仿宋"/>
          <w:sz w:val="40"/>
          <w:szCs w:val="40"/>
        </w:rPr>
        <w:t>）</w:t>
      </w:r>
    </w:p>
    <w:p w14:paraId="36B78213">
      <w:pPr>
        <w:spacing w:line="360" w:lineRule="auto"/>
        <w:jc w:val="center"/>
        <w:rPr>
          <w:rFonts w:hint="eastAsia" w:ascii="仿宋" w:hAnsi="仿宋" w:eastAsia="仿宋"/>
          <w:bCs/>
          <w:sz w:val="72"/>
          <w:szCs w:val="72"/>
        </w:rPr>
      </w:pPr>
      <w:r>
        <w:rPr>
          <w:rFonts w:hint="eastAsia" w:ascii="仿宋" w:hAnsi="仿宋" w:eastAsia="仿宋"/>
          <w:bCs/>
          <w:sz w:val="72"/>
          <w:szCs w:val="72"/>
        </w:rPr>
        <w:t>概要设计说明书</w:t>
      </w:r>
    </w:p>
    <w:p w14:paraId="61856F34">
      <w:pPr>
        <w:adjustRightInd w:val="0"/>
        <w:snapToGrid w:val="0"/>
        <w:spacing w:line="360" w:lineRule="auto"/>
        <w:ind w:firstLine="560"/>
        <w:rPr>
          <w:rFonts w:ascii="仿宋" w:hAnsi="仿宋" w:eastAsia="仿宋"/>
          <w:sz w:val="28"/>
        </w:rPr>
      </w:pPr>
    </w:p>
    <w:p w14:paraId="36E47856">
      <w:pPr>
        <w:adjustRightInd w:val="0"/>
        <w:snapToGrid w:val="0"/>
        <w:spacing w:line="360" w:lineRule="auto"/>
        <w:ind w:firstLine="560"/>
        <w:rPr>
          <w:rFonts w:ascii="仿宋" w:hAnsi="仿宋" w:eastAsia="仿宋"/>
          <w:sz w:val="28"/>
        </w:rPr>
      </w:pPr>
    </w:p>
    <w:p w14:paraId="31D2CB28">
      <w:pPr>
        <w:adjustRightInd w:val="0"/>
        <w:snapToGrid w:val="0"/>
        <w:spacing w:line="360" w:lineRule="auto"/>
        <w:ind w:firstLine="560"/>
        <w:rPr>
          <w:rFonts w:ascii="仿宋" w:hAnsi="仿宋" w:eastAsia="仿宋"/>
          <w:sz w:val="28"/>
        </w:rPr>
      </w:pPr>
    </w:p>
    <w:p w14:paraId="3F4213E7">
      <w:pPr>
        <w:adjustRightInd w:val="0"/>
        <w:snapToGrid w:val="0"/>
        <w:spacing w:line="360" w:lineRule="auto"/>
        <w:ind w:firstLine="560"/>
        <w:rPr>
          <w:rFonts w:hint="eastAsia" w:ascii="仿宋" w:hAnsi="仿宋" w:eastAsia="仿宋"/>
          <w:sz w:val="28"/>
        </w:rPr>
      </w:pPr>
    </w:p>
    <w:p w14:paraId="3D2CF6C2">
      <w:pPr>
        <w:adjustRightInd w:val="0"/>
        <w:snapToGrid w:val="0"/>
        <w:spacing w:line="360" w:lineRule="auto"/>
        <w:ind w:firstLine="560"/>
        <w:rPr>
          <w:rFonts w:hint="eastAsia" w:ascii="仿宋" w:hAnsi="仿宋" w:eastAsia="仿宋"/>
          <w:sz w:val="28"/>
        </w:rPr>
      </w:pPr>
    </w:p>
    <w:p w14:paraId="19B30B32">
      <w:pPr>
        <w:adjustRightInd w:val="0"/>
        <w:snapToGrid w:val="0"/>
        <w:spacing w:line="360" w:lineRule="auto"/>
        <w:ind w:firstLine="560"/>
        <w:rPr>
          <w:rFonts w:hint="eastAsia" w:ascii="仿宋" w:hAnsi="仿宋" w:eastAsia="仿宋"/>
          <w:sz w:val="28"/>
        </w:rPr>
      </w:pPr>
    </w:p>
    <w:p w14:paraId="05CB7126">
      <w:pPr>
        <w:adjustRightInd w:val="0"/>
        <w:snapToGrid w:val="0"/>
        <w:spacing w:line="360" w:lineRule="auto"/>
        <w:ind w:firstLine="560"/>
        <w:rPr>
          <w:rFonts w:hint="eastAsia" w:ascii="仿宋" w:hAnsi="仿宋" w:eastAsia="仿宋"/>
          <w:sz w:val="28"/>
        </w:rPr>
      </w:pPr>
    </w:p>
    <w:tbl>
      <w:tblPr>
        <w:tblStyle w:val="29"/>
        <w:tblpPr w:leftFromText="180" w:rightFromText="180" w:vertAnchor="text" w:horzAnchor="page" w:tblpX="2748" w:tblpY="31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1263"/>
        <w:gridCol w:w="3681"/>
      </w:tblGrid>
      <w:tr w14:paraId="4229F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restart"/>
            <w:noWrap w:val="0"/>
            <w:vAlign w:val="top"/>
          </w:tcPr>
          <w:p w14:paraId="4579C1DE">
            <w:pPr>
              <w:keepNext w:val="0"/>
              <w:keepLines w:val="0"/>
              <w:suppressLineNumbers w:val="0"/>
              <w:spacing w:before="0" w:beforeAutospacing="0" w:after="0" w:afterAutospacing="0" w:line="360" w:lineRule="auto"/>
              <w:ind w:left="0" w:right="0"/>
              <w:rPr>
                <w:rFonts w:hint="eastAsia" w:ascii="仿宋" w:hAnsi="仿宋" w:eastAsia="仿宋" w:cs="Times New Roman"/>
                <w:sz w:val="22"/>
              </w:rPr>
            </w:pPr>
            <w:r>
              <w:rPr>
                <w:rFonts w:hint="eastAsia" w:ascii="仿宋" w:hAnsi="仿宋" w:eastAsia="仿宋" w:cs="Times New Roman"/>
                <w:sz w:val="22"/>
              </w:rPr>
              <w:t>文件状态：</w:t>
            </w:r>
          </w:p>
          <w:p w14:paraId="7A4E7F16">
            <w:pPr>
              <w:keepNext w:val="0"/>
              <w:keepLines w:val="0"/>
              <w:suppressLineNumbers w:val="0"/>
              <w:spacing w:before="0" w:beforeAutospacing="0" w:after="0" w:afterAutospacing="0" w:line="360" w:lineRule="auto"/>
              <w:ind w:left="0" w:right="0"/>
              <w:rPr>
                <w:rFonts w:hint="eastAsia" w:ascii="仿宋" w:hAnsi="仿宋" w:eastAsia="仿宋" w:cs="Times New Roman"/>
                <w:sz w:val="22"/>
              </w:rPr>
            </w:pPr>
            <w:r>
              <w:rPr>
                <w:rFonts w:hint="eastAsia" w:ascii="仿宋" w:hAnsi="仿宋" w:eastAsia="仿宋" w:cs="Times New Roman"/>
                <w:sz w:val="22"/>
              </w:rPr>
              <w:t xml:space="preserve"> [√]草稿</w:t>
            </w:r>
          </w:p>
          <w:p w14:paraId="3146A5AD">
            <w:pPr>
              <w:keepNext w:val="0"/>
              <w:keepLines w:val="0"/>
              <w:suppressLineNumbers w:val="0"/>
              <w:spacing w:before="0" w:beforeAutospacing="0" w:after="0" w:afterAutospacing="0" w:line="360" w:lineRule="auto"/>
              <w:ind w:left="0" w:right="0"/>
              <w:rPr>
                <w:rFonts w:hint="eastAsia" w:ascii="仿宋" w:hAnsi="仿宋" w:eastAsia="仿宋" w:cs="Times New Roman"/>
                <w:sz w:val="22"/>
              </w:rPr>
            </w:pPr>
            <w:r>
              <w:rPr>
                <w:rFonts w:hint="eastAsia" w:ascii="仿宋" w:hAnsi="仿宋" w:eastAsia="仿宋" w:cs="Times New Roman"/>
                <w:sz w:val="22"/>
              </w:rPr>
              <w:t xml:space="preserve"> [</w:t>
            </w:r>
            <w:r>
              <w:rPr>
                <w:rFonts w:hint="default" w:ascii="仿宋" w:hAnsi="仿宋" w:eastAsia="仿宋" w:cs="Times New Roman"/>
                <w:sz w:val="22"/>
              </w:rPr>
              <w:t xml:space="preserve">  </w:t>
            </w:r>
            <w:r>
              <w:rPr>
                <w:rFonts w:hint="eastAsia" w:ascii="仿宋" w:hAnsi="仿宋" w:eastAsia="仿宋" w:cs="Times New Roman"/>
                <w:sz w:val="22"/>
              </w:rPr>
              <w:t>]正式发布</w:t>
            </w:r>
          </w:p>
          <w:p w14:paraId="757089F4">
            <w:pPr>
              <w:keepNext w:val="0"/>
              <w:keepLines w:val="0"/>
              <w:suppressLineNumbers w:val="0"/>
              <w:spacing w:before="0" w:beforeAutospacing="0" w:after="0" w:afterAutospacing="0" w:line="360" w:lineRule="auto"/>
              <w:ind w:left="0" w:right="0"/>
              <w:rPr>
                <w:rFonts w:hint="eastAsia" w:ascii="仿宋" w:hAnsi="仿宋" w:eastAsia="仿宋" w:cs="Times New Roman"/>
              </w:rPr>
            </w:pPr>
            <w:r>
              <w:rPr>
                <w:rFonts w:hint="eastAsia" w:ascii="仿宋" w:hAnsi="仿宋" w:eastAsia="仿宋" w:cs="Times New Roman"/>
                <w:sz w:val="22"/>
              </w:rPr>
              <w:t xml:space="preserve"> [  ]正在修改</w:t>
            </w:r>
          </w:p>
          <w:p w14:paraId="3F22502A">
            <w:pPr>
              <w:keepNext w:val="0"/>
              <w:keepLines w:val="0"/>
              <w:suppressLineNumbers w:val="0"/>
              <w:spacing w:before="0" w:beforeAutospacing="0" w:after="0" w:afterAutospacing="0" w:line="360" w:lineRule="auto"/>
              <w:ind w:left="0" w:right="0"/>
              <w:rPr>
                <w:rFonts w:hint="default" w:ascii="仿宋" w:hAnsi="仿宋" w:eastAsia="仿宋" w:cs="Times New Roman"/>
              </w:rPr>
            </w:pPr>
          </w:p>
        </w:tc>
        <w:tc>
          <w:tcPr>
            <w:tcW w:w="1263" w:type="dxa"/>
            <w:noWrap w:val="0"/>
            <w:vAlign w:val="center"/>
          </w:tcPr>
          <w:p w14:paraId="259E4BF7">
            <w:pPr>
              <w:keepNext w:val="0"/>
              <w:keepLines w:val="0"/>
              <w:suppressLineNumbers w:val="0"/>
              <w:spacing w:before="0" w:beforeAutospacing="0" w:after="0" w:afterAutospacing="0" w:line="360" w:lineRule="auto"/>
              <w:ind w:left="0" w:right="0"/>
              <w:rPr>
                <w:rFonts w:hint="eastAsia" w:ascii="仿宋" w:hAnsi="仿宋" w:eastAsia="仿宋" w:cs="Times New Roman"/>
                <w:sz w:val="22"/>
                <w:szCs w:val="22"/>
              </w:rPr>
            </w:pPr>
            <w:r>
              <w:rPr>
                <w:rFonts w:hint="eastAsia" w:ascii="仿宋" w:hAnsi="仿宋" w:eastAsia="仿宋" w:cs="Times New Roman"/>
                <w:sz w:val="22"/>
                <w:szCs w:val="22"/>
              </w:rPr>
              <w:t>当前版本</w:t>
            </w:r>
          </w:p>
        </w:tc>
        <w:tc>
          <w:tcPr>
            <w:tcW w:w="3681" w:type="dxa"/>
            <w:noWrap w:val="0"/>
            <w:vAlign w:val="center"/>
          </w:tcPr>
          <w:p w14:paraId="7C8D5E95">
            <w:pPr>
              <w:keepNext w:val="0"/>
              <w:keepLines w:val="0"/>
              <w:suppressLineNumbers w:val="0"/>
              <w:spacing w:before="0" w:beforeAutospacing="0" w:after="0" w:afterAutospacing="0" w:line="360" w:lineRule="auto"/>
              <w:ind w:left="0" w:right="0"/>
              <w:rPr>
                <w:rFonts w:hint="eastAsia" w:ascii="仿宋" w:hAnsi="仿宋" w:eastAsia="仿宋" w:cs="Times New Roman"/>
                <w:lang w:val="en-US" w:eastAsia="zh-CN"/>
              </w:rPr>
            </w:pPr>
            <w:r>
              <w:rPr>
                <w:rFonts w:hint="eastAsia" w:ascii="仿宋" w:hAnsi="仿宋" w:eastAsia="仿宋" w:cs="Times New Roman"/>
              </w:rPr>
              <w:t>1.</w:t>
            </w:r>
            <w:r>
              <w:rPr>
                <w:rFonts w:hint="eastAsia" w:ascii="仿宋" w:hAnsi="仿宋" w:eastAsia="仿宋" w:cs="Times New Roman"/>
                <w:lang w:val="en-US" w:eastAsia="zh-CN"/>
              </w:rPr>
              <w:t>1</w:t>
            </w:r>
          </w:p>
        </w:tc>
      </w:tr>
      <w:tr w14:paraId="33EA4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continue"/>
            <w:noWrap w:val="0"/>
            <w:vAlign w:val="top"/>
          </w:tcPr>
          <w:p w14:paraId="0F2CA97D">
            <w:pPr>
              <w:keepNext w:val="0"/>
              <w:keepLines w:val="0"/>
              <w:suppressLineNumbers w:val="0"/>
              <w:spacing w:before="0" w:beforeAutospacing="0" w:after="0" w:afterAutospacing="0" w:line="360" w:lineRule="auto"/>
              <w:ind w:left="0" w:right="0"/>
              <w:rPr>
                <w:rFonts w:hint="default" w:ascii="仿宋" w:hAnsi="仿宋" w:eastAsia="仿宋" w:cs="Times New Roman"/>
              </w:rPr>
            </w:pPr>
          </w:p>
        </w:tc>
        <w:tc>
          <w:tcPr>
            <w:tcW w:w="1263" w:type="dxa"/>
            <w:noWrap w:val="0"/>
            <w:vAlign w:val="center"/>
          </w:tcPr>
          <w:p w14:paraId="10A9AF6E">
            <w:pPr>
              <w:keepNext w:val="0"/>
              <w:keepLines w:val="0"/>
              <w:suppressLineNumbers w:val="0"/>
              <w:spacing w:before="0" w:beforeAutospacing="0" w:after="0" w:afterAutospacing="0" w:line="360" w:lineRule="auto"/>
              <w:ind w:left="0" w:right="0"/>
              <w:rPr>
                <w:rFonts w:hint="eastAsia" w:ascii="仿宋" w:hAnsi="仿宋" w:eastAsia="仿宋" w:cs="Times New Roman"/>
                <w:sz w:val="22"/>
                <w:szCs w:val="22"/>
              </w:rPr>
            </w:pPr>
            <w:r>
              <w:rPr>
                <w:rFonts w:hint="eastAsia" w:ascii="仿宋" w:hAnsi="仿宋" w:eastAsia="仿宋" w:cs="Times New Roman"/>
                <w:sz w:val="22"/>
                <w:szCs w:val="22"/>
              </w:rPr>
              <w:t>作    者</w:t>
            </w:r>
          </w:p>
        </w:tc>
        <w:tc>
          <w:tcPr>
            <w:tcW w:w="3681" w:type="dxa"/>
            <w:noWrap w:val="0"/>
            <w:vAlign w:val="center"/>
          </w:tcPr>
          <w:p w14:paraId="1E5C6D09">
            <w:pPr>
              <w:keepNext w:val="0"/>
              <w:keepLines w:val="0"/>
              <w:suppressLineNumbers w:val="0"/>
              <w:spacing w:before="0" w:beforeAutospacing="0" w:after="0" w:afterAutospacing="0" w:line="360" w:lineRule="auto"/>
              <w:ind w:left="0" w:right="0"/>
              <w:rPr>
                <w:rFonts w:hint="eastAsia" w:ascii="仿宋" w:hAnsi="仿宋" w:eastAsia="仿宋" w:cs="Times New Roman"/>
                <w:lang w:val="en-US" w:eastAsia="zh-CN"/>
              </w:rPr>
            </w:pPr>
            <w:r>
              <w:rPr>
                <w:rFonts w:hint="eastAsia" w:ascii="仿宋" w:hAnsi="仿宋" w:eastAsia="仿宋" w:cs="Times New Roman"/>
                <w:lang w:val="en-US" w:eastAsia="zh-CN"/>
              </w:rPr>
              <w:t>向国柱</w:t>
            </w:r>
          </w:p>
        </w:tc>
      </w:tr>
      <w:tr w14:paraId="37D32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continue"/>
            <w:noWrap w:val="0"/>
            <w:vAlign w:val="top"/>
          </w:tcPr>
          <w:p w14:paraId="7078E68F">
            <w:pPr>
              <w:keepNext w:val="0"/>
              <w:keepLines w:val="0"/>
              <w:suppressLineNumbers w:val="0"/>
              <w:spacing w:before="0" w:beforeAutospacing="0" w:after="0" w:afterAutospacing="0" w:line="360" w:lineRule="auto"/>
              <w:ind w:left="0" w:right="0"/>
              <w:rPr>
                <w:rFonts w:hint="default" w:ascii="仿宋" w:hAnsi="仿宋" w:eastAsia="仿宋" w:cs="Times New Roman"/>
              </w:rPr>
            </w:pPr>
          </w:p>
        </w:tc>
        <w:tc>
          <w:tcPr>
            <w:tcW w:w="1263" w:type="dxa"/>
            <w:noWrap w:val="0"/>
            <w:vAlign w:val="center"/>
          </w:tcPr>
          <w:p w14:paraId="4D262014">
            <w:pPr>
              <w:keepNext w:val="0"/>
              <w:keepLines w:val="0"/>
              <w:suppressLineNumbers w:val="0"/>
              <w:spacing w:before="0" w:beforeAutospacing="0" w:after="0" w:afterAutospacing="0" w:line="360" w:lineRule="auto"/>
              <w:ind w:left="0" w:right="0"/>
              <w:rPr>
                <w:rFonts w:hint="eastAsia" w:ascii="仿宋" w:hAnsi="仿宋" w:eastAsia="仿宋" w:cs="Times New Roman"/>
                <w:sz w:val="22"/>
                <w:szCs w:val="22"/>
              </w:rPr>
            </w:pPr>
            <w:r>
              <w:rPr>
                <w:rFonts w:hint="eastAsia" w:ascii="仿宋" w:hAnsi="仿宋" w:eastAsia="仿宋" w:cs="Times New Roman"/>
                <w:sz w:val="22"/>
                <w:szCs w:val="22"/>
              </w:rPr>
              <w:t>审    批</w:t>
            </w:r>
          </w:p>
        </w:tc>
        <w:tc>
          <w:tcPr>
            <w:tcW w:w="3681" w:type="dxa"/>
            <w:noWrap w:val="0"/>
            <w:vAlign w:val="center"/>
          </w:tcPr>
          <w:p w14:paraId="72DF5C68">
            <w:pPr>
              <w:keepNext w:val="0"/>
              <w:keepLines w:val="0"/>
              <w:suppressLineNumbers w:val="0"/>
              <w:spacing w:before="0" w:beforeAutospacing="0" w:after="0" w:afterAutospacing="0" w:line="360" w:lineRule="auto"/>
              <w:ind w:left="0" w:right="0"/>
              <w:rPr>
                <w:rFonts w:hint="default" w:ascii="仿宋" w:hAnsi="仿宋" w:eastAsia="仿宋" w:cs="Times New Roman"/>
              </w:rPr>
            </w:pPr>
          </w:p>
        </w:tc>
      </w:tr>
    </w:tbl>
    <w:p w14:paraId="6C77F64B">
      <w:pPr>
        <w:adjustRightInd w:val="0"/>
        <w:snapToGrid w:val="0"/>
        <w:spacing w:line="360" w:lineRule="auto"/>
        <w:ind w:firstLine="560"/>
        <w:rPr>
          <w:rFonts w:hint="eastAsia" w:ascii="仿宋" w:hAnsi="仿宋" w:eastAsia="仿宋"/>
          <w:sz w:val="28"/>
        </w:rPr>
      </w:pPr>
      <w:r>
        <w:rPr>
          <w:rFonts w:hint="eastAsia" w:ascii="仿宋" w:hAnsi="仿宋" w:eastAsia="仿宋"/>
          <w:sz w:val="28"/>
        </w:rPr>
        <w:t xml:space="preserve"> </w:t>
      </w:r>
    </w:p>
    <w:p w14:paraId="70FBF0CE">
      <w:pPr>
        <w:pStyle w:val="69"/>
        <w:widowControl w:val="0"/>
        <w:spacing w:before="0" w:beforeAutospacing="0" w:after="0" w:afterAutospacing="0" w:line="360" w:lineRule="auto"/>
        <w:ind w:firstLine="720"/>
        <w:textAlignment w:val="auto"/>
        <w:rPr>
          <w:rFonts w:ascii="仿宋" w:hAnsi="仿宋" w:eastAsia="仿宋"/>
          <w:kern w:val="2"/>
          <w:szCs w:val="24"/>
          <w:lang w:eastAsia="zh-CN"/>
        </w:rPr>
      </w:pPr>
    </w:p>
    <w:p w14:paraId="47D2E7AB">
      <w:pPr>
        <w:pStyle w:val="26"/>
        <w:spacing w:line="360" w:lineRule="auto"/>
        <w:jc w:val="both"/>
        <w:rPr>
          <w:rFonts w:ascii="仿宋" w:hAnsi="仿宋" w:eastAsia="仿宋"/>
          <w:sz w:val="52"/>
          <w:szCs w:val="52"/>
        </w:rPr>
      </w:pPr>
    </w:p>
    <w:p w14:paraId="6409766E">
      <w:pPr>
        <w:spacing w:line="360" w:lineRule="auto"/>
        <w:rPr>
          <w:rFonts w:ascii="仿宋" w:hAnsi="仿宋" w:eastAsia="仿宋"/>
        </w:rPr>
      </w:pPr>
    </w:p>
    <w:p w14:paraId="7EEC18DF">
      <w:pPr>
        <w:spacing w:line="360" w:lineRule="auto"/>
        <w:rPr>
          <w:rFonts w:ascii="仿宋" w:hAnsi="仿宋" w:eastAsia="仿宋"/>
        </w:rPr>
      </w:pPr>
    </w:p>
    <w:p w14:paraId="19D865A8">
      <w:pPr>
        <w:spacing w:line="360" w:lineRule="auto"/>
        <w:jc w:val="center"/>
        <w:rPr>
          <w:rFonts w:hint="eastAsia" w:ascii="仿宋" w:hAnsi="仿宋" w:eastAsia="仿宋"/>
          <w:bCs/>
          <w:sz w:val="44"/>
        </w:rPr>
      </w:pPr>
    </w:p>
    <w:p w14:paraId="377ED442">
      <w:pPr>
        <w:spacing w:line="360" w:lineRule="auto"/>
        <w:jc w:val="center"/>
        <w:rPr>
          <w:rFonts w:hint="eastAsia" w:ascii="仿宋" w:hAnsi="仿宋" w:eastAsia="仿宋"/>
          <w:bCs/>
          <w:sz w:val="44"/>
        </w:rPr>
      </w:pPr>
    </w:p>
    <w:p w14:paraId="002DEAB0">
      <w:pPr>
        <w:spacing w:line="360" w:lineRule="auto"/>
        <w:jc w:val="center"/>
        <w:rPr>
          <w:rFonts w:hint="eastAsia" w:ascii="仿宋" w:hAnsi="仿宋" w:eastAsia="仿宋"/>
          <w:bCs/>
          <w:sz w:val="44"/>
        </w:rPr>
      </w:pPr>
    </w:p>
    <w:p w14:paraId="6002C711">
      <w:pPr>
        <w:spacing w:line="360" w:lineRule="auto"/>
        <w:jc w:val="center"/>
        <w:rPr>
          <w:rFonts w:hint="eastAsia" w:ascii="仿宋" w:hAnsi="仿宋" w:eastAsia="仿宋"/>
          <w:bCs/>
          <w:sz w:val="44"/>
        </w:rPr>
      </w:pPr>
    </w:p>
    <w:p w14:paraId="0155BC02">
      <w:pPr>
        <w:spacing w:line="360" w:lineRule="auto"/>
        <w:jc w:val="center"/>
        <w:rPr>
          <w:rFonts w:hint="eastAsia" w:ascii="仿宋" w:hAnsi="仿宋" w:eastAsia="仿宋"/>
          <w:bCs/>
          <w:sz w:val="44"/>
        </w:rPr>
      </w:pPr>
    </w:p>
    <w:p w14:paraId="66450919">
      <w:pPr>
        <w:widowControl/>
        <w:spacing w:line="360" w:lineRule="auto"/>
        <w:jc w:val="center"/>
        <w:rPr>
          <w:rFonts w:hint="eastAsia" w:ascii="仿宋" w:hAnsi="仿宋" w:eastAsia="仿宋"/>
          <w:b/>
          <w:bCs/>
          <w:sz w:val="32"/>
          <w:szCs w:val="32"/>
        </w:rPr>
      </w:pPr>
      <w:r>
        <w:rPr>
          <w:rFonts w:hint="eastAsia" w:ascii="仿宋" w:hAnsi="仿宋" w:eastAsia="仿宋"/>
          <w:b/>
          <w:bCs/>
          <w:sz w:val="44"/>
          <w:szCs w:val="44"/>
        </w:rPr>
        <w:t>修订记录</w:t>
      </w:r>
    </w:p>
    <w:tbl>
      <w:tblPr>
        <w:tblStyle w:val="29"/>
        <w:tblW w:w="93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064"/>
        <w:gridCol w:w="1132"/>
        <w:gridCol w:w="1513"/>
        <w:gridCol w:w="4405"/>
      </w:tblGrid>
      <w:tr w14:paraId="1FF8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shd w:val="clear" w:color="auto" w:fill="C6D9F1"/>
            <w:noWrap w:val="0"/>
            <w:vAlign w:val="top"/>
          </w:tcPr>
          <w:p w14:paraId="1435BC06">
            <w:pPr>
              <w:keepNext w:val="0"/>
              <w:keepLines w:val="0"/>
              <w:suppressLineNumbers w:val="0"/>
              <w:spacing w:before="0" w:beforeAutospacing="0" w:after="0" w:afterAutospacing="0" w:line="360" w:lineRule="auto"/>
              <w:ind w:left="0" w:right="0"/>
              <w:jc w:val="center"/>
              <w:rPr>
                <w:rFonts w:hint="default" w:ascii="仿宋" w:hAnsi="仿宋" w:eastAsia="仿宋" w:cs="Times New Roman"/>
                <w:b/>
                <w:sz w:val="20"/>
                <w:szCs w:val="20"/>
              </w:rPr>
            </w:pPr>
            <w:r>
              <w:rPr>
                <w:rFonts w:hint="eastAsia" w:ascii="仿宋" w:hAnsi="仿宋" w:eastAsia="仿宋" w:cs="Times New Roman"/>
                <w:b/>
                <w:sz w:val="20"/>
                <w:szCs w:val="20"/>
              </w:rPr>
              <w:t>日期</w:t>
            </w:r>
          </w:p>
        </w:tc>
        <w:tc>
          <w:tcPr>
            <w:tcW w:w="1064" w:type="dxa"/>
            <w:shd w:val="clear" w:color="auto" w:fill="C6D9F1"/>
            <w:noWrap w:val="0"/>
            <w:vAlign w:val="top"/>
          </w:tcPr>
          <w:p w14:paraId="5CA52EA8">
            <w:pPr>
              <w:keepNext w:val="0"/>
              <w:keepLines w:val="0"/>
              <w:suppressLineNumbers w:val="0"/>
              <w:spacing w:before="0" w:beforeAutospacing="0" w:after="0" w:afterAutospacing="0" w:line="360" w:lineRule="auto"/>
              <w:ind w:left="0" w:right="0"/>
              <w:jc w:val="center"/>
              <w:rPr>
                <w:rFonts w:hint="default" w:ascii="仿宋" w:hAnsi="仿宋" w:eastAsia="仿宋" w:cs="Times New Roman"/>
                <w:b/>
                <w:sz w:val="20"/>
                <w:szCs w:val="20"/>
              </w:rPr>
            </w:pPr>
            <w:r>
              <w:rPr>
                <w:rFonts w:hint="eastAsia" w:ascii="仿宋" w:hAnsi="仿宋" w:eastAsia="仿宋" w:cs="Times New Roman"/>
                <w:b/>
                <w:sz w:val="20"/>
                <w:szCs w:val="20"/>
              </w:rPr>
              <w:t>修订版本</w:t>
            </w:r>
          </w:p>
        </w:tc>
        <w:tc>
          <w:tcPr>
            <w:tcW w:w="1132" w:type="dxa"/>
            <w:shd w:val="clear" w:color="auto" w:fill="C6D9F1"/>
            <w:noWrap w:val="0"/>
            <w:vAlign w:val="top"/>
          </w:tcPr>
          <w:p w14:paraId="10814F6E">
            <w:pPr>
              <w:keepNext w:val="0"/>
              <w:keepLines w:val="0"/>
              <w:suppressLineNumbers w:val="0"/>
              <w:spacing w:before="0" w:beforeAutospacing="0" w:after="0" w:afterAutospacing="0" w:line="360" w:lineRule="auto"/>
              <w:ind w:left="0" w:right="0"/>
              <w:jc w:val="center"/>
              <w:rPr>
                <w:rFonts w:hint="default" w:ascii="仿宋" w:hAnsi="仿宋" w:eastAsia="仿宋" w:cs="Times New Roman"/>
                <w:b/>
                <w:sz w:val="20"/>
                <w:szCs w:val="20"/>
              </w:rPr>
            </w:pPr>
            <w:r>
              <w:rPr>
                <w:rFonts w:hint="eastAsia" w:ascii="仿宋" w:hAnsi="仿宋" w:eastAsia="仿宋" w:cs="Times New Roman"/>
                <w:b/>
                <w:sz w:val="20"/>
                <w:szCs w:val="20"/>
              </w:rPr>
              <w:t>修改人</w:t>
            </w:r>
          </w:p>
        </w:tc>
        <w:tc>
          <w:tcPr>
            <w:tcW w:w="1513" w:type="dxa"/>
            <w:shd w:val="clear" w:color="auto" w:fill="C6D9F1"/>
            <w:noWrap w:val="0"/>
            <w:vAlign w:val="top"/>
          </w:tcPr>
          <w:p w14:paraId="119E1B32">
            <w:pPr>
              <w:keepNext w:val="0"/>
              <w:keepLines w:val="0"/>
              <w:suppressLineNumbers w:val="0"/>
              <w:spacing w:before="0" w:beforeAutospacing="0" w:after="0" w:afterAutospacing="0" w:line="360" w:lineRule="auto"/>
              <w:ind w:left="0" w:right="0"/>
              <w:jc w:val="center"/>
              <w:rPr>
                <w:rFonts w:hint="default" w:ascii="仿宋" w:hAnsi="仿宋" w:eastAsia="仿宋" w:cs="Times New Roman"/>
                <w:b/>
                <w:sz w:val="20"/>
                <w:szCs w:val="20"/>
              </w:rPr>
            </w:pPr>
            <w:r>
              <w:rPr>
                <w:rFonts w:hint="eastAsia" w:ascii="仿宋" w:hAnsi="仿宋" w:eastAsia="仿宋" w:cs="Times New Roman"/>
                <w:b/>
                <w:sz w:val="20"/>
                <w:szCs w:val="20"/>
              </w:rPr>
              <w:t>核定人</w:t>
            </w:r>
          </w:p>
        </w:tc>
        <w:tc>
          <w:tcPr>
            <w:tcW w:w="4405" w:type="dxa"/>
            <w:shd w:val="clear" w:color="auto" w:fill="C6D9F1"/>
            <w:noWrap w:val="0"/>
            <w:vAlign w:val="top"/>
          </w:tcPr>
          <w:p w14:paraId="276BA08B">
            <w:pPr>
              <w:keepNext w:val="0"/>
              <w:keepLines w:val="0"/>
              <w:suppressLineNumbers w:val="0"/>
              <w:spacing w:before="0" w:beforeAutospacing="0" w:after="0" w:afterAutospacing="0" w:line="360" w:lineRule="auto"/>
              <w:ind w:left="0" w:right="0"/>
              <w:jc w:val="center"/>
              <w:rPr>
                <w:rFonts w:hint="eastAsia" w:ascii="仿宋" w:hAnsi="仿宋" w:eastAsia="仿宋" w:cs="Times New Roman"/>
                <w:b/>
                <w:sz w:val="20"/>
                <w:szCs w:val="20"/>
              </w:rPr>
            </w:pPr>
            <w:r>
              <w:rPr>
                <w:rFonts w:hint="eastAsia" w:ascii="仿宋" w:hAnsi="仿宋" w:eastAsia="仿宋" w:cs="Times New Roman"/>
                <w:b/>
                <w:sz w:val="20"/>
                <w:szCs w:val="20"/>
              </w:rPr>
              <w:t>修订内容</w:t>
            </w:r>
          </w:p>
        </w:tc>
      </w:tr>
      <w:tr w14:paraId="238D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noWrap w:val="0"/>
            <w:vAlign w:val="top"/>
          </w:tcPr>
          <w:p w14:paraId="041D4DDA">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r>
              <w:rPr>
                <w:rFonts w:hint="eastAsia" w:ascii="仿宋" w:hAnsi="仿宋" w:eastAsia="仿宋" w:cs="Times New Roman"/>
                <w:sz w:val="20"/>
                <w:szCs w:val="20"/>
              </w:rPr>
              <w:t>202</w:t>
            </w:r>
            <w:r>
              <w:rPr>
                <w:rFonts w:hint="default" w:ascii="仿宋" w:hAnsi="仿宋" w:eastAsia="仿宋" w:cs="Times New Roman"/>
                <w:sz w:val="20"/>
                <w:szCs w:val="20"/>
              </w:rPr>
              <w:t>3-8-11</w:t>
            </w:r>
          </w:p>
        </w:tc>
        <w:tc>
          <w:tcPr>
            <w:tcW w:w="1064" w:type="dxa"/>
            <w:noWrap w:val="0"/>
            <w:vAlign w:val="top"/>
          </w:tcPr>
          <w:p w14:paraId="2FF0CBDE">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r>
              <w:rPr>
                <w:rFonts w:hint="eastAsia" w:ascii="仿宋" w:hAnsi="仿宋" w:eastAsia="仿宋" w:cs="Times New Roman"/>
              </w:rPr>
              <w:t>0.0.1</w:t>
            </w:r>
          </w:p>
        </w:tc>
        <w:tc>
          <w:tcPr>
            <w:tcW w:w="1132" w:type="dxa"/>
            <w:noWrap w:val="0"/>
            <w:vAlign w:val="top"/>
          </w:tcPr>
          <w:p w14:paraId="2D014470">
            <w:pPr>
              <w:keepNext w:val="0"/>
              <w:keepLines w:val="0"/>
              <w:suppressLineNumbers w:val="0"/>
              <w:spacing w:before="0" w:beforeAutospacing="0" w:after="0" w:afterAutospacing="0" w:line="360" w:lineRule="auto"/>
              <w:ind w:left="0" w:right="0"/>
              <w:rPr>
                <w:rFonts w:hint="eastAsia" w:ascii="仿宋" w:hAnsi="仿宋" w:eastAsia="仿宋" w:cs="Times New Roman"/>
                <w:sz w:val="20"/>
                <w:szCs w:val="20"/>
              </w:rPr>
            </w:pPr>
          </w:p>
        </w:tc>
        <w:tc>
          <w:tcPr>
            <w:tcW w:w="1513" w:type="dxa"/>
            <w:noWrap w:val="0"/>
            <w:vAlign w:val="top"/>
          </w:tcPr>
          <w:p w14:paraId="74F35A91">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eastAsia="zh-Hans"/>
              </w:rPr>
            </w:pPr>
            <w:r>
              <w:rPr>
                <w:rFonts w:hint="default" w:ascii="仿宋" w:hAnsi="仿宋" w:eastAsia="仿宋" w:cs="Times New Roman"/>
                <w:sz w:val="20"/>
                <w:szCs w:val="20"/>
                <w:lang w:eastAsia="zh-Hans"/>
              </w:rPr>
              <w:t>张淅</w:t>
            </w:r>
          </w:p>
        </w:tc>
        <w:tc>
          <w:tcPr>
            <w:tcW w:w="4405" w:type="dxa"/>
            <w:noWrap w:val="0"/>
            <w:vAlign w:val="top"/>
          </w:tcPr>
          <w:p w14:paraId="76BC44EC">
            <w:pPr>
              <w:keepNext w:val="0"/>
              <w:keepLines w:val="0"/>
              <w:suppressLineNumbers w:val="0"/>
              <w:spacing w:before="0" w:beforeAutospacing="0" w:after="0" w:afterAutospacing="0" w:line="360" w:lineRule="auto"/>
              <w:ind w:left="0" w:right="0"/>
              <w:rPr>
                <w:rFonts w:hint="eastAsia" w:ascii="仿宋" w:hAnsi="仿宋" w:eastAsia="仿宋" w:cs="Times New Roman"/>
                <w:sz w:val="20"/>
                <w:szCs w:val="20"/>
              </w:rPr>
            </w:pPr>
            <w:r>
              <w:rPr>
                <w:rFonts w:hint="eastAsia" w:ascii="仿宋" w:hAnsi="仿宋" w:eastAsia="仿宋" w:cs="Times New Roman"/>
                <w:sz w:val="20"/>
                <w:szCs w:val="20"/>
              </w:rPr>
              <w:t>新建</w:t>
            </w:r>
          </w:p>
        </w:tc>
      </w:tr>
      <w:tr w14:paraId="5ED5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noWrap w:val="0"/>
            <w:vAlign w:val="top"/>
          </w:tcPr>
          <w:p w14:paraId="72D5C7E5">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r>
              <w:rPr>
                <w:rFonts w:hint="eastAsia" w:ascii="仿宋" w:hAnsi="仿宋" w:eastAsia="仿宋" w:cs="Times New Roman"/>
                <w:sz w:val="20"/>
                <w:szCs w:val="20"/>
                <w:lang w:val="en-US" w:eastAsia="zh-CN"/>
              </w:rPr>
              <w:t>2026-8-19</w:t>
            </w:r>
          </w:p>
        </w:tc>
        <w:tc>
          <w:tcPr>
            <w:tcW w:w="1064" w:type="dxa"/>
            <w:noWrap w:val="0"/>
            <w:vAlign w:val="top"/>
          </w:tcPr>
          <w:p w14:paraId="26DA32A8">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r>
              <w:rPr>
                <w:rFonts w:hint="eastAsia" w:ascii="仿宋" w:hAnsi="仿宋" w:eastAsia="仿宋" w:cs="Times New Roman"/>
                <w:sz w:val="20"/>
                <w:szCs w:val="20"/>
                <w:lang w:val="en-US" w:eastAsia="zh-CN"/>
              </w:rPr>
              <w:t>0.0.2</w:t>
            </w:r>
          </w:p>
        </w:tc>
        <w:tc>
          <w:tcPr>
            <w:tcW w:w="1132" w:type="dxa"/>
            <w:noWrap w:val="0"/>
            <w:vAlign w:val="top"/>
          </w:tcPr>
          <w:p w14:paraId="20F7C7FA">
            <w:pPr>
              <w:keepNext w:val="0"/>
              <w:keepLines w:val="0"/>
              <w:suppressLineNumbers w:val="0"/>
              <w:spacing w:before="0" w:beforeAutospacing="0" w:after="0" w:afterAutospacing="0" w:line="360" w:lineRule="auto"/>
              <w:ind w:left="0" w:right="0"/>
              <w:rPr>
                <w:rFonts w:hint="eastAsia" w:ascii="仿宋" w:hAnsi="仿宋" w:eastAsia="仿宋" w:cs="Times New Roman"/>
                <w:sz w:val="20"/>
                <w:szCs w:val="20"/>
                <w:lang w:val="en-US" w:eastAsia="zh-CN"/>
              </w:rPr>
            </w:pPr>
            <w:r>
              <w:rPr>
                <w:rFonts w:hint="eastAsia" w:ascii="仿宋" w:hAnsi="仿宋" w:eastAsia="仿宋" w:cs="Times New Roman"/>
                <w:sz w:val="20"/>
                <w:szCs w:val="20"/>
                <w:lang w:val="en-US" w:eastAsia="zh-CN"/>
              </w:rPr>
              <w:t>向国柱</w:t>
            </w:r>
          </w:p>
        </w:tc>
        <w:tc>
          <w:tcPr>
            <w:tcW w:w="1513" w:type="dxa"/>
            <w:noWrap w:val="0"/>
            <w:vAlign w:val="top"/>
          </w:tcPr>
          <w:p w14:paraId="63F300BA">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4405" w:type="dxa"/>
            <w:noWrap w:val="0"/>
            <w:vAlign w:val="top"/>
          </w:tcPr>
          <w:p w14:paraId="2FE54976">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r>
              <w:rPr>
                <w:rFonts w:hint="eastAsia" w:ascii="仿宋" w:hAnsi="仿宋" w:eastAsia="仿宋" w:cs="Times New Roman"/>
                <w:sz w:val="20"/>
                <w:szCs w:val="20"/>
                <w:lang w:val="en-US" w:eastAsia="zh-CN"/>
              </w:rPr>
              <w:t>增量修改</w:t>
            </w:r>
          </w:p>
        </w:tc>
      </w:tr>
      <w:tr w14:paraId="4E8E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noWrap w:val="0"/>
            <w:vAlign w:val="top"/>
          </w:tcPr>
          <w:p w14:paraId="07D8782E">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p>
        </w:tc>
        <w:tc>
          <w:tcPr>
            <w:tcW w:w="1064" w:type="dxa"/>
            <w:noWrap w:val="0"/>
            <w:vAlign w:val="top"/>
          </w:tcPr>
          <w:p w14:paraId="2D7CFC9E">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p>
        </w:tc>
        <w:tc>
          <w:tcPr>
            <w:tcW w:w="1132" w:type="dxa"/>
            <w:noWrap w:val="0"/>
            <w:vAlign w:val="top"/>
          </w:tcPr>
          <w:p w14:paraId="41E63D88">
            <w:pPr>
              <w:keepNext w:val="0"/>
              <w:keepLines w:val="0"/>
              <w:suppressLineNumbers w:val="0"/>
              <w:spacing w:before="0" w:beforeAutospacing="0" w:after="0" w:afterAutospacing="0" w:line="360" w:lineRule="auto"/>
              <w:ind w:left="0" w:right="0"/>
              <w:rPr>
                <w:rFonts w:hint="eastAsia" w:ascii="仿宋" w:hAnsi="仿宋" w:eastAsia="仿宋" w:cs="Times New Roman"/>
                <w:sz w:val="20"/>
                <w:szCs w:val="20"/>
                <w:lang w:val="en-US" w:eastAsia="zh-CN"/>
              </w:rPr>
            </w:pPr>
          </w:p>
        </w:tc>
        <w:tc>
          <w:tcPr>
            <w:tcW w:w="1513" w:type="dxa"/>
            <w:noWrap w:val="0"/>
            <w:vAlign w:val="top"/>
          </w:tcPr>
          <w:p w14:paraId="7DF45CD3">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4405" w:type="dxa"/>
            <w:noWrap w:val="0"/>
            <w:vAlign w:val="top"/>
          </w:tcPr>
          <w:p w14:paraId="5F53B3B1">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lang w:val="en-US" w:eastAsia="zh-CN"/>
              </w:rPr>
            </w:pPr>
          </w:p>
        </w:tc>
      </w:tr>
      <w:tr w14:paraId="5305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noWrap w:val="0"/>
            <w:vAlign w:val="top"/>
          </w:tcPr>
          <w:p w14:paraId="1DB6ACDF">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1064" w:type="dxa"/>
            <w:noWrap w:val="0"/>
            <w:vAlign w:val="top"/>
          </w:tcPr>
          <w:p w14:paraId="109F3F3B">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1132" w:type="dxa"/>
            <w:noWrap w:val="0"/>
            <w:vAlign w:val="top"/>
          </w:tcPr>
          <w:p w14:paraId="1A3B5CFE">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1513" w:type="dxa"/>
            <w:noWrap w:val="0"/>
            <w:vAlign w:val="top"/>
          </w:tcPr>
          <w:p w14:paraId="3A837541">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c>
          <w:tcPr>
            <w:tcW w:w="4405" w:type="dxa"/>
            <w:noWrap w:val="0"/>
            <w:vAlign w:val="top"/>
          </w:tcPr>
          <w:p w14:paraId="2B37BAF2">
            <w:pPr>
              <w:keepNext w:val="0"/>
              <w:keepLines w:val="0"/>
              <w:suppressLineNumbers w:val="0"/>
              <w:spacing w:before="0" w:beforeAutospacing="0" w:after="0" w:afterAutospacing="0" w:line="360" w:lineRule="auto"/>
              <w:ind w:left="0" w:right="0"/>
              <w:rPr>
                <w:rFonts w:hint="default" w:ascii="仿宋" w:hAnsi="仿宋" w:eastAsia="仿宋" w:cs="Times New Roman"/>
                <w:sz w:val="20"/>
                <w:szCs w:val="20"/>
              </w:rPr>
            </w:pPr>
          </w:p>
        </w:tc>
      </w:tr>
    </w:tbl>
    <w:p w14:paraId="1F2DE9E8">
      <w:pPr>
        <w:spacing w:line="360" w:lineRule="auto"/>
        <w:jc w:val="center"/>
        <w:rPr>
          <w:rFonts w:hint="eastAsia" w:ascii="仿宋" w:hAnsi="仿宋" w:eastAsia="仿宋"/>
          <w:b/>
          <w:sz w:val="32"/>
          <w:szCs w:val="32"/>
        </w:rPr>
        <w:sectPr>
          <w:footerReference r:id="rId5" w:type="first"/>
          <w:headerReference r:id="rId3" w:type="default"/>
          <w:footerReference r:id="rId4" w:type="default"/>
          <w:pgSz w:w="11906" w:h="16838"/>
          <w:pgMar w:top="1134" w:right="1134" w:bottom="1134" w:left="1134" w:header="567" w:footer="680" w:gutter="284"/>
          <w:pgNumType w:start="1"/>
          <w:cols w:space="720" w:num="1"/>
          <w:docGrid w:type="lines" w:linePitch="312" w:charSpace="0"/>
        </w:sectPr>
      </w:pPr>
    </w:p>
    <w:p w14:paraId="4FB00BF0">
      <w:pPr>
        <w:spacing w:line="360" w:lineRule="auto"/>
        <w:jc w:val="center"/>
        <w:rPr>
          <w:rFonts w:ascii="仿宋" w:hAnsi="仿宋" w:eastAsia="仿宋"/>
        </w:rPr>
      </w:pPr>
      <w:r>
        <w:rPr>
          <w:rFonts w:ascii="仿宋" w:hAnsi="仿宋" w:eastAsia="仿宋"/>
        </w:rPr>
        <w:t>目录</w:t>
      </w:r>
    </w:p>
    <w:p w14:paraId="58539E3D">
      <w:pPr>
        <w:pStyle w:val="19"/>
        <w:tabs>
          <w:tab w:val="left" w:pos="840"/>
          <w:tab w:val="right" w:leader="dot" w:pos="9344"/>
        </w:tabs>
        <w:rPr>
          <w:rFonts w:ascii="等线" w:hAnsi="等线" w:eastAsia="等线"/>
          <w:b w:val="0"/>
          <w:bCs w:val="0"/>
          <w:caps w:val="0"/>
          <w:sz w:val="21"/>
          <w:szCs w:val="22"/>
        </w:rPr>
      </w:pPr>
      <w:r>
        <w:rPr>
          <w:rFonts w:ascii="仿宋" w:hAnsi="仿宋" w:eastAsia="仿宋"/>
          <w:b w:val="0"/>
          <w:szCs w:val="21"/>
        </w:rPr>
        <w:fldChar w:fldCharType="begin"/>
      </w:r>
      <w:r>
        <w:rPr>
          <w:rFonts w:ascii="仿宋" w:hAnsi="仿宋" w:eastAsia="仿宋"/>
          <w:b w:val="0"/>
          <w:szCs w:val="21"/>
        </w:rPr>
        <w:instrText xml:space="preserve">TOC \o "1-2" \h \u </w:instrText>
      </w:r>
      <w:r>
        <w:rPr>
          <w:rFonts w:ascii="仿宋" w:hAnsi="仿宋" w:eastAsia="仿宋"/>
          <w:b w:val="0"/>
          <w:szCs w:val="21"/>
        </w:rPr>
        <w:fldChar w:fldCharType="separate"/>
      </w:r>
      <w:r>
        <w:rPr>
          <w:rStyle w:val="34"/>
        </w:rPr>
        <w:fldChar w:fldCharType="begin"/>
      </w:r>
      <w:r>
        <w:rPr>
          <w:rStyle w:val="34"/>
        </w:rPr>
        <w:instrText xml:space="preserve"> </w:instrText>
      </w:r>
      <w:r>
        <w:instrText xml:space="preserve">HYPERLINK \l "_Toc153180732"</w:instrText>
      </w:r>
      <w:r>
        <w:rPr>
          <w:rStyle w:val="34"/>
        </w:rPr>
        <w:instrText xml:space="preserve"> </w:instrText>
      </w:r>
      <w:r>
        <w:rPr>
          <w:rStyle w:val="34"/>
        </w:rPr>
        <w:fldChar w:fldCharType="separate"/>
      </w:r>
      <w:r>
        <w:rPr>
          <w:rStyle w:val="34"/>
          <w:rFonts w:ascii="仿宋" w:hAnsi="仿宋" w:eastAsia="仿宋"/>
        </w:rPr>
        <w:t>1.</w:t>
      </w:r>
      <w:r>
        <w:rPr>
          <w:rFonts w:ascii="等线" w:hAnsi="等线" w:eastAsia="等线"/>
          <w:b w:val="0"/>
          <w:bCs w:val="0"/>
          <w:caps w:val="0"/>
          <w:sz w:val="21"/>
          <w:szCs w:val="22"/>
        </w:rPr>
        <w:tab/>
      </w:r>
      <w:r>
        <w:rPr>
          <w:rStyle w:val="34"/>
          <w:rFonts w:ascii="仿宋" w:hAnsi="仿宋" w:eastAsia="仿宋"/>
        </w:rPr>
        <w:t>引言</w:t>
      </w:r>
      <w:r>
        <w:tab/>
      </w:r>
      <w:r>
        <w:fldChar w:fldCharType="begin"/>
      </w:r>
      <w:r>
        <w:instrText xml:space="preserve"> PAGEREF _Toc153180732 \h </w:instrText>
      </w:r>
      <w:r>
        <w:fldChar w:fldCharType="separate"/>
      </w:r>
      <w:r>
        <w:t>2</w:t>
      </w:r>
      <w:r>
        <w:fldChar w:fldCharType="end"/>
      </w:r>
      <w:r>
        <w:rPr>
          <w:rStyle w:val="34"/>
        </w:rPr>
        <w:fldChar w:fldCharType="end"/>
      </w:r>
    </w:p>
    <w:p w14:paraId="1B2AA789">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"_Toc153180733"</w:instrText>
      </w:r>
      <w:r>
        <w:rPr>
          <w:rStyle w:val="34"/>
        </w:rPr>
        <w:instrText xml:space="preserve"> </w:instrText>
      </w:r>
      <w:r>
        <w:rPr>
          <w:rStyle w:val="34"/>
        </w:rPr>
        <w:fldChar w:fldCharType="separate"/>
      </w:r>
      <w:r>
        <w:rPr>
          <w:rStyle w:val="34"/>
          <w:rFonts w:ascii="仿宋" w:hAnsi="仿宋" w:eastAsia="仿宋"/>
        </w:rPr>
        <w:t>1.1</w:t>
      </w:r>
      <w:r>
        <w:rPr>
          <w:rFonts w:ascii="等线" w:hAnsi="等线" w:eastAsia="等线"/>
          <w:smallCaps w:val="0"/>
          <w:sz w:val="21"/>
          <w:szCs w:val="22"/>
        </w:rPr>
        <w:tab/>
      </w:r>
      <w:r>
        <w:rPr>
          <w:rStyle w:val="34"/>
          <w:rFonts w:ascii="仿宋" w:hAnsi="仿宋" w:eastAsia="仿宋"/>
          <w:lang w:eastAsia="zh-Hans"/>
        </w:rPr>
        <w:t>编写</w:t>
      </w:r>
      <w:r>
        <w:rPr>
          <w:rStyle w:val="34"/>
          <w:rFonts w:ascii="仿宋" w:hAnsi="仿宋" w:eastAsia="仿宋"/>
        </w:rPr>
        <w:t>目的</w:t>
      </w:r>
      <w:r>
        <w:tab/>
      </w:r>
      <w:r>
        <w:fldChar w:fldCharType="begin"/>
      </w:r>
      <w:r>
        <w:instrText xml:space="preserve"> PAGEREF _Toc153180733 \h </w:instrText>
      </w:r>
      <w:r>
        <w:fldChar w:fldCharType="separate"/>
      </w:r>
      <w:r>
        <w:t>2</w:t>
      </w:r>
      <w:r>
        <w:fldChar w:fldCharType="end"/>
      </w:r>
      <w:r>
        <w:rPr>
          <w:rStyle w:val="34"/>
        </w:rPr>
        <w:fldChar w:fldCharType="end"/>
      </w:r>
    </w:p>
    <w:p w14:paraId="107006F3">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"_Toc153180734"</w:instrText>
      </w:r>
      <w:r>
        <w:rPr>
          <w:rStyle w:val="34"/>
        </w:rPr>
        <w:instrText xml:space="preserve"> </w:instrText>
      </w:r>
      <w:r>
        <w:rPr>
          <w:rStyle w:val="34"/>
        </w:rPr>
        <w:fldChar w:fldCharType="separate"/>
      </w:r>
      <w:r>
        <w:rPr>
          <w:rStyle w:val="34"/>
          <w:rFonts w:ascii="仿宋" w:hAnsi="仿宋" w:eastAsia="仿宋"/>
        </w:rPr>
        <w:t>1.2</w:t>
      </w:r>
      <w:r>
        <w:rPr>
          <w:rFonts w:ascii="等线" w:hAnsi="等线" w:eastAsia="等线"/>
          <w:smallCaps w:val="0"/>
          <w:sz w:val="21"/>
          <w:szCs w:val="22"/>
        </w:rPr>
        <w:tab/>
      </w:r>
      <w:r>
        <w:rPr>
          <w:rStyle w:val="34"/>
          <w:rFonts w:ascii="仿宋" w:hAnsi="仿宋" w:eastAsia="仿宋"/>
          <w:lang w:eastAsia="zh-Hans"/>
        </w:rPr>
        <w:t>项目背景</w:t>
      </w:r>
      <w:r>
        <w:tab/>
      </w:r>
      <w:r>
        <w:fldChar w:fldCharType="begin"/>
      </w:r>
      <w:r>
        <w:instrText xml:space="preserve"> PAGEREF _Toc153180734 \h </w:instrText>
      </w:r>
      <w:r>
        <w:fldChar w:fldCharType="separate"/>
      </w:r>
      <w:r>
        <w:t>2</w:t>
      </w:r>
      <w:r>
        <w:fldChar w:fldCharType="end"/>
      </w:r>
      <w:r>
        <w:rPr>
          <w:rStyle w:val="34"/>
        </w:rPr>
        <w:fldChar w:fldCharType="end"/>
      </w:r>
    </w:p>
    <w:p w14:paraId="4C9428E3">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"_Toc153180735"</w:instrText>
      </w:r>
      <w:r>
        <w:rPr>
          <w:rStyle w:val="34"/>
        </w:rPr>
        <w:instrText xml:space="preserve"> </w:instrText>
      </w:r>
      <w:r>
        <w:rPr>
          <w:rStyle w:val="34"/>
        </w:rPr>
        <w:fldChar w:fldCharType="separate"/>
      </w:r>
      <w:r>
        <w:rPr>
          <w:rStyle w:val="34"/>
          <w:rFonts w:ascii="仿宋" w:hAnsi="仿宋" w:eastAsia="仿宋"/>
        </w:rPr>
        <w:t>1.3</w:t>
      </w:r>
      <w:r>
        <w:rPr>
          <w:rFonts w:ascii="等线" w:hAnsi="等线" w:eastAsia="等线"/>
          <w:smallCaps w:val="0"/>
          <w:sz w:val="21"/>
          <w:szCs w:val="22"/>
        </w:rPr>
        <w:tab/>
      </w:r>
      <w:r>
        <w:rPr>
          <w:rStyle w:val="34"/>
          <w:rFonts w:ascii="仿宋" w:hAnsi="仿宋" w:eastAsia="仿宋"/>
        </w:rPr>
        <w:t>适用范围</w:t>
      </w:r>
      <w:r>
        <w:tab/>
      </w:r>
      <w:r>
        <w:fldChar w:fldCharType="begin"/>
      </w:r>
      <w:r>
        <w:instrText xml:space="preserve"> PAGEREF _Toc153180735 \h </w:instrText>
      </w:r>
      <w:r>
        <w:fldChar w:fldCharType="separate"/>
      </w:r>
      <w:r>
        <w:t>2</w:t>
      </w:r>
      <w:r>
        <w:fldChar w:fldCharType="end"/>
      </w:r>
      <w:r>
        <w:rPr>
          <w:rStyle w:val="34"/>
        </w:rPr>
        <w:fldChar w:fldCharType="end"/>
      </w:r>
    </w:p>
    <w:p w14:paraId="298E2BC0">
      <w:pPr>
        <w:pStyle w:val="19"/>
        <w:tabs>
          <w:tab w:val="left" w:pos="840"/>
          <w:tab w:val="right" w:leader="dot" w:pos="9344"/>
        </w:tabs>
        <w:rPr>
          <w:rFonts w:ascii="等线" w:hAnsi="等线" w:eastAsia="等线"/>
          <w:b w:val="0"/>
          <w:bCs w:val="0"/>
          <w:caps w:val="0"/>
          <w:sz w:val="21"/>
          <w:szCs w:val="22"/>
        </w:rPr>
      </w:pPr>
      <w:r>
        <w:rPr>
          <w:rStyle w:val="34"/>
        </w:rPr>
        <w:fldChar w:fldCharType="begin"/>
      </w:r>
      <w:r>
        <w:rPr>
          <w:rStyle w:val="34"/>
        </w:rPr>
        <w:instrText xml:space="preserve"> </w:instrText>
      </w:r>
      <w:r>
        <w:instrText xml:space="preserve">HYPERLINK \l "_Toc153180736"</w:instrText>
      </w:r>
      <w:r>
        <w:rPr>
          <w:rStyle w:val="34"/>
        </w:rPr>
        <w:instrText xml:space="preserve"> </w:instrText>
      </w:r>
      <w:r>
        <w:rPr>
          <w:rStyle w:val="34"/>
        </w:rPr>
        <w:fldChar w:fldCharType="separate"/>
      </w:r>
      <w:r>
        <w:rPr>
          <w:rStyle w:val="34"/>
          <w:rFonts w:ascii="仿宋" w:hAnsi="仿宋" w:eastAsia="仿宋"/>
        </w:rPr>
        <w:t>2.</w:t>
      </w:r>
      <w:r>
        <w:rPr>
          <w:rFonts w:ascii="等线" w:hAnsi="等线" w:eastAsia="等线"/>
          <w:b w:val="0"/>
          <w:bCs w:val="0"/>
          <w:caps w:val="0"/>
          <w:sz w:val="21"/>
          <w:szCs w:val="22"/>
        </w:rPr>
        <w:tab/>
      </w:r>
      <w:r>
        <w:rPr>
          <w:rStyle w:val="34"/>
          <w:rFonts w:ascii="仿宋" w:hAnsi="仿宋" w:eastAsia="仿宋"/>
          <w:lang w:eastAsia="zh-Hans"/>
        </w:rPr>
        <w:t>系统设计概述</w:t>
      </w:r>
      <w:r>
        <w:tab/>
      </w:r>
      <w:r>
        <w:fldChar w:fldCharType="begin"/>
      </w:r>
      <w:r>
        <w:instrText xml:space="preserve"> PAGEREF _Toc153180736 \h </w:instrText>
      </w:r>
      <w:r>
        <w:fldChar w:fldCharType="separate"/>
      </w:r>
      <w:r>
        <w:t>2</w:t>
      </w:r>
      <w:r>
        <w:fldChar w:fldCharType="end"/>
      </w:r>
      <w:r>
        <w:rPr>
          <w:rStyle w:val="34"/>
        </w:rPr>
        <w:fldChar w:fldCharType="end"/>
      </w:r>
    </w:p>
    <w:p w14:paraId="478DAF04">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"_Toc153180737"</w:instrText>
      </w:r>
      <w:r>
        <w:rPr>
          <w:rStyle w:val="34"/>
        </w:rPr>
        <w:instrText xml:space="preserve"> </w:instrText>
      </w:r>
      <w:r>
        <w:rPr>
          <w:rStyle w:val="34"/>
        </w:rPr>
        <w:fldChar w:fldCharType="separate"/>
      </w:r>
      <w:r>
        <w:rPr>
          <w:rStyle w:val="34"/>
          <w:rFonts w:ascii="仿宋" w:hAnsi="仿宋" w:eastAsia="仿宋"/>
        </w:rPr>
        <w:t>2.1</w:t>
      </w:r>
      <w:r>
        <w:rPr>
          <w:rFonts w:ascii="等线" w:hAnsi="等线" w:eastAsia="等线"/>
          <w:smallCaps w:val="0"/>
          <w:sz w:val="21"/>
          <w:szCs w:val="22"/>
        </w:rPr>
        <w:tab/>
      </w:r>
      <w:r>
        <w:rPr>
          <w:rStyle w:val="34"/>
          <w:rFonts w:ascii="仿宋" w:hAnsi="仿宋" w:eastAsia="仿宋"/>
          <w:lang w:eastAsia="zh-Hans"/>
        </w:rPr>
        <w:t>目标</w:t>
      </w:r>
      <w:r>
        <w:tab/>
      </w:r>
      <w:r>
        <w:fldChar w:fldCharType="begin"/>
      </w:r>
      <w:r>
        <w:instrText xml:space="preserve"> PAGEREF _Toc153180737 \h </w:instrText>
      </w:r>
      <w:r>
        <w:fldChar w:fldCharType="separate"/>
      </w:r>
      <w:r>
        <w:t>2</w:t>
      </w:r>
      <w:r>
        <w:fldChar w:fldCharType="end"/>
      </w:r>
      <w:r>
        <w:rPr>
          <w:rStyle w:val="34"/>
        </w:rPr>
        <w:fldChar w:fldCharType="end"/>
      </w:r>
    </w:p>
    <w:p w14:paraId="6A1C50A7">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"_Toc153180738"</w:instrText>
      </w:r>
      <w:r>
        <w:rPr>
          <w:rStyle w:val="34"/>
        </w:rPr>
        <w:instrText xml:space="preserve"> </w:instrText>
      </w:r>
      <w:r>
        <w:rPr>
          <w:rStyle w:val="34"/>
        </w:rPr>
        <w:fldChar w:fldCharType="separate"/>
      </w:r>
      <w:r>
        <w:rPr>
          <w:rStyle w:val="34"/>
          <w:rFonts w:ascii="仿宋" w:hAnsi="仿宋" w:eastAsia="仿宋"/>
        </w:rPr>
        <w:t>2.2</w:t>
      </w:r>
      <w:r>
        <w:rPr>
          <w:rFonts w:ascii="等线" w:hAnsi="等线" w:eastAsia="等线"/>
          <w:smallCaps w:val="0"/>
          <w:sz w:val="21"/>
          <w:szCs w:val="22"/>
        </w:rPr>
        <w:tab/>
      </w:r>
      <w:r>
        <w:rPr>
          <w:rStyle w:val="34"/>
          <w:rFonts w:ascii="仿宋" w:hAnsi="仿宋" w:eastAsia="仿宋"/>
          <w:lang w:eastAsia="zh-Hans"/>
        </w:rPr>
        <w:t>运行环境</w:t>
      </w:r>
      <w:r>
        <w:tab/>
      </w:r>
      <w:r>
        <w:fldChar w:fldCharType="begin"/>
      </w:r>
      <w:r>
        <w:instrText xml:space="preserve"> PAGEREF _Toc153180738 \h </w:instrText>
      </w:r>
      <w:r>
        <w:fldChar w:fldCharType="separate"/>
      </w:r>
      <w:r>
        <w:t>2</w:t>
      </w:r>
      <w:r>
        <w:fldChar w:fldCharType="end"/>
      </w:r>
      <w:r>
        <w:rPr>
          <w:rStyle w:val="34"/>
        </w:rPr>
        <w:fldChar w:fldCharType="end"/>
      </w:r>
    </w:p>
    <w:p w14:paraId="587C519A">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"_Toc153180739"</w:instrText>
      </w:r>
      <w:r>
        <w:rPr>
          <w:rStyle w:val="34"/>
        </w:rPr>
        <w:instrText xml:space="preserve"> </w:instrText>
      </w:r>
      <w:r>
        <w:rPr>
          <w:rStyle w:val="34"/>
        </w:rPr>
        <w:fldChar w:fldCharType="separate"/>
      </w:r>
      <w:r>
        <w:rPr>
          <w:rStyle w:val="34"/>
          <w:rFonts w:ascii="仿宋" w:hAnsi="仿宋" w:eastAsia="仿宋"/>
        </w:rPr>
        <w:t>2.3</w:t>
      </w:r>
      <w:r>
        <w:rPr>
          <w:rFonts w:ascii="等线" w:hAnsi="等线" w:eastAsia="等线"/>
          <w:smallCaps w:val="0"/>
          <w:sz w:val="21"/>
          <w:szCs w:val="22"/>
        </w:rPr>
        <w:tab/>
      </w:r>
      <w:r>
        <w:rPr>
          <w:rStyle w:val="34"/>
          <w:rFonts w:ascii="仿宋" w:hAnsi="仿宋" w:eastAsia="仿宋"/>
          <w:lang w:eastAsia="zh-Hans"/>
        </w:rPr>
        <w:t>限制和约束</w:t>
      </w:r>
      <w:r>
        <w:tab/>
      </w:r>
      <w:r>
        <w:fldChar w:fldCharType="begin"/>
      </w:r>
      <w:r>
        <w:instrText xml:space="preserve"> PAGEREF _Toc153180739 \h </w:instrText>
      </w:r>
      <w:r>
        <w:fldChar w:fldCharType="separate"/>
      </w:r>
      <w:r>
        <w:t>2</w:t>
      </w:r>
      <w:r>
        <w:fldChar w:fldCharType="end"/>
      </w:r>
      <w:r>
        <w:rPr>
          <w:rStyle w:val="34"/>
        </w:rPr>
        <w:fldChar w:fldCharType="end"/>
      </w:r>
    </w:p>
    <w:p w14:paraId="10978A20">
      <w:pPr>
        <w:pStyle w:val="19"/>
        <w:tabs>
          <w:tab w:val="left" w:pos="840"/>
          <w:tab w:val="right" w:leader="dot" w:pos="9344"/>
        </w:tabs>
        <w:rPr>
          <w:rFonts w:ascii="等线" w:hAnsi="等线" w:eastAsia="等线"/>
          <w:b w:val="0"/>
          <w:bCs w:val="0"/>
          <w:caps w:val="0"/>
          <w:sz w:val="21"/>
          <w:szCs w:val="22"/>
        </w:rPr>
      </w:pPr>
      <w:r>
        <w:rPr>
          <w:rStyle w:val="34"/>
        </w:rPr>
        <w:fldChar w:fldCharType="begin"/>
      </w:r>
      <w:r>
        <w:rPr>
          <w:rStyle w:val="34"/>
        </w:rPr>
        <w:instrText xml:space="preserve"> </w:instrText>
      </w:r>
      <w:r>
        <w:instrText xml:space="preserve">HYPERLINK \l "_Toc153180740"</w:instrText>
      </w:r>
      <w:r>
        <w:rPr>
          <w:rStyle w:val="34"/>
        </w:rPr>
        <w:instrText xml:space="preserve"> </w:instrText>
      </w:r>
      <w:r>
        <w:rPr>
          <w:rStyle w:val="34"/>
        </w:rPr>
        <w:fldChar w:fldCharType="separate"/>
      </w:r>
      <w:r>
        <w:rPr>
          <w:rStyle w:val="34"/>
          <w:rFonts w:ascii="仿宋" w:hAnsi="仿宋" w:eastAsia="仿宋"/>
        </w:rPr>
        <w:t>3.</w:t>
      </w:r>
      <w:r>
        <w:rPr>
          <w:rFonts w:ascii="等线" w:hAnsi="等线" w:eastAsia="等线"/>
          <w:b w:val="0"/>
          <w:bCs w:val="0"/>
          <w:caps w:val="0"/>
          <w:sz w:val="21"/>
          <w:szCs w:val="22"/>
        </w:rPr>
        <w:tab/>
      </w:r>
      <w:r>
        <w:rPr>
          <w:rStyle w:val="34"/>
          <w:rFonts w:ascii="仿宋" w:hAnsi="仿宋" w:eastAsia="仿宋"/>
          <w:lang w:eastAsia="zh-Hans"/>
        </w:rPr>
        <w:t>总体设计</w:t>
      </w:r>
      <w:r>
        <w:tab/>
      </w:r>
      <w:r>
        <w:fldChar w:fldCharType="begin"/>
      </w:r>
      <w:r>
        <w:instrText xml:space="preserve"> PAGEREF _Toc153180740 \h </w:instrText>
      </w:r>
      <w:r>
        <w:fldChar w:fldCharType="separate"/>
      </w:r>
      <w:r>
        <w:t>3</w:t>
      </w:r>
      <w:r>
        <w:fldChar w:fldCharType="end"/>
      </w:r>
      <w:r>
        <w:rPr>
          <w:rStyle w:val="34"/>
        </w:rPr>
        <w:fldChar w:fldCharType="end"/>
      </w:r>
    </w:p>
    <w:p w14:paraId="422E9B22">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"_Toc153180741"</w:instrText>
      </w:r>
      <w:r>
        <w:rPr>
          <w:rStyle w:val="34"/>
        </w:rPr>
        <w:instrText xml:space="preserve"> </w:instrText>
      </w:r>
      <w:r>
        <w:rPr>
          <w:rStyle w:val="34"/>
        </w:rPr>
        <w:fldChar w:fldCharType="separate"/>
      </w:r>
      <w:r>
        <w:rPr>
          <w:rStyle w:val="34"/>
          <w:rFonts w:ascii="仿宋" w:hAnsi="仿宋" w:eastAsia="仿宋"/>
        </w:rPr>
        <w:t>3.1</w:t>
      </w:r>
      <w:r>
        <w:rPr>
          <w:rFonts w:ascii="等线" w:hAnsi="等线" w:eastAsia="等线"/>
          <w:smallCaps w:val="0"/>
          <w:sz w:val="21"/>
          <w:szCs w:val="22"/>
        </w:rPr>
        <w:tab/>
      </w:r>
      <w:r>
        <w:rPr>
          <w:rStyle w:val="34"/>
          <w:rFonts w:ascii="仿宋" w:hAnsi="仿宋" w:eastAsia="仿宋"/>
          <w:lang w:eastAsia="zh-Hans"/>
        </w:rPr>
        <w:t>总体结构</w:t>
      </w:r>
      <w:r>
        <w:tab/>
      </w:r>
      <w:r>
        <w:fldChar w:fldCharType="begin"/>
      </w:r>
      <w:r>
        <w:instrText xml:space="preserve"> PAGEREF _Toc153180741 \h </w:instrText>
      </w:r>
      <w:r>
        <w:fldChar w:fldCharType="separate"/>
      </w:r>
      <w:r>
        <w:t>3</w:t>
      </w:r>
      <w:r>
        <w:fldChar w:fldCharType="end"/>
      </w:r>
      <w:r>
        <w:rPr>
          <w:rStyle w:val="34"/>
        </w:rPr>
        <w:fldChar w:fldCharType="end"/>
      </w:r>
    </w:p>
    <w:p w14:paraId="23842344">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"_Toc153180742"</w:instrText>
      </w:r>
      <w:r>
        <w:rPr>
          <w:rStyle w:val="34"/>
        </w:rPr>
        <w:instrText xml:space="preserve"> </w:instrText>
      </w:r>
      <w:r>
        <w:rPr>
          <w:rStyle w:val="34"/>
        </w:rPr>
        <w:fldChar w:fldCharType="separate"/>
      </w:r>
      <w:r>
        <w:rPr>
          <w:rStyle w:val="34"/>
          <w:rFonts w:ascii="仿宋" w:hAnsi="仿宋" w:eastAsia="仿宋"/>
        </w:rPr>
        <w:t>3.2</w:t>
      </w:r>
      <w:r>
        <w:rPr>
          <w:rFonts w:ascii="等线" w:hAnsi="等线" w:eastAsia="等线"/>
          <w:smallCaps w:val="0"/>
          <w:sz w:val="21"/>
          <w:szCs w:val="22"/>
        </w:rPr>
        <w:tab/>
      </w:r>
      <w:r>
        <w:rPr>
          <w:rStyle w:val="34"/>
          <w:rFonts w:ascii="仿宋" w:hAnsi="仿宋" w:eastAsia="仿宋"/>
          <w:lang w:eastAsia="zh-Hans"/>
        </w:rPr>
        <w:t>处理流程</w:t>
      </w:r>
      <w:r>
        <w:tab/>
      </w:r>
      <w:r>
        <w:fldChar w:fldCharType="begin"/>
      </w:r>
      <w:r>
        <w:instrText xml:space="preserve"> PAGEREF _Toc153180742 \h </w:instrText>
      </w:r>
      <w:r>
        <w:fldChar w:fldCharType="separate"/>
      </w:r>
      <w:r>
        <w:t>3</w:t>
      </w:r>
      <w:r>
        <w:fldChar w:fldCharType="end"/>
      </w:r>
      <w:r>
        <w:rPr>
          <w:rStyle w:val="34"/>
        </w:rPr>
        <w:fldChar w:fldCharType="end"/>
      </w:r>
    </w:p>
    <w:p w14:paraId="31BA107C">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"_Toc153180743"</w:instrText>
      </w:r>
      <w:r>
        <w:rPr>
          <w:rStyle w:val="34"/>
        </w:rPr>
        <w:instrText xml:space="preserve"> </w:instrText>
      </w:r>
      <w:r>
        <w:rPr>
          <w:rStyle w:val="34"/>
        </w:rPr>
        <w:fldChar w:fldCharType="separate"/>
      </w:r>
      <w:r>
        <w:rPr>
          <w:rStyle w:val="34"/>
          <w:rFonts w:ascii="仿宋" w:hAnsi="仿宋" w:eastAsia="仿宋"/>
        </w:rPr>
        <w:t>3.3</w:t>
      </w:r>
      <w:r>
        <w:rPr>
          <w:rFonts w:ascii="等线" w:hAnsi="等线" w:eastAsia="等线"/>
          <w:smallCaps w:val="0"/>
          <w:sz w:val="21"/>
          <w:szCs w:val="22"/>
        </w:rPr>
        <w:tab/>
      </w:r>
      <w:r>
        <w:rPr>
          <w:rStyle w:val="34"/>
          <w:rFonts w:ascii="仿宋" w:hAnsi="仿宋" w:eastAsia="仿宋"/>
          <w:lang w:eastAsia="zh-Hans"/>
        </w:rPr>
        <w:t>三方对接</w:t>
      </w:r>
      <w:r>
        <w:tab/>
      </w:r>
      <w:r>
        <w:fldChar w:fldCharType="begin"/>
      </w:r>
      <w:r>
        <w:instrText xml:space="preserve"> PAGEREF _Toc153180743 \h </w:instrText>
      </w:r>
      <w:r>
        <w:fldChar w:fldCharType="separate"/>
      </w:r>
      <w:r>
        <w:t>3</w:t>
      </w:r>
      <w:r>
        <w:fldChar w:fldCharType="end"/>
      </w:r>
      <w:r>
        <w:rPr>
          <w:rStyle w:val="34"/>
        </w:rPr>
        <w:fldChar w:fldCharType="end"/>
      </w:r>
    </w:p>
    <w:p w14:paraId="132FC82C">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"_Toc153180744"</w:instrText>
      </w:r>
      <w:r>
        <w:rPr>
          <w:rStyle w:val="34"/>
        </w:rPr>
        <w:instrText xml:space="preserve"> </w:instrText>
      </w:r>
      <w:r>
        <w:rPr>
          <w:rStyle w:val="34"/>
        </w:rPr>
        <w:fldChar w:fldCharType="separate"/>
      </w:r>
      <w:r>
        <w:rPr>
          <w:rStyle w:val="34"/>
          <w:rFonts w:ascii="仿宋" w:hAnsi="仿宋" w:eastAsia="仿宋"/>
        </w:rPr>
        <w:t>3.4</w:t>
      </w:r>
      <w:r>
        <w:rPr>
          <w:rFonts w:ascii="等线" w:hAnsi="等线" w:eastAsia="等线"/>
          <w:smallCaps w:val="0"/>
          <w:sz w:val="21"/>
          <w:szCs w:val="22"/>
        </w:rPr>
        <w:tab/>
      </w:r>
      <w:r>
        <w:rPr>
          <w:rStyle w:val="34"/>
          <w:rFonts w:ascii="仿宋" w:hAnsi="仿宋" w:eastAsia="仿宋"/>
          <w:lang w:eastAsia="zh-Hans"/>
        </w:rPr>
        <w:t>模块设计</w:t>
      </w:r>
      <w:r>
        <w:tab/>
      </w:r>
      <w:r>
        <w:fldChar w:fldCharType="begin"/>
      </w:r>
      <w:r>
        <w:instrText xml:space="preserve"> PAGEREF _Toc153180744 \h </w:instrText>
      </w:r>
      <w:r>
        <w:fldChar w:fldCharType="separate"/>
      </w:r>
      <w:r>
        <w:t>3</w:t>
      </w:r>
      <w:r>
        <w:fldChar w:fldCharType="end"/>
      </w:r>
      <w:r>
        <w:rPr>
          <w:rStyle w:val="34"/>
        </w:rPr>
        <w:fldChar w:fldCharType="end"/>
      </w:r>
    </w:p>
    <w:p w14:paraId="63EE7BA1">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"_Toc153180745"</w:instrText>
      </w:r>
      <w:r>
        <w:rPr>
          <w:rStyle w:val="34"/>
        </w:rPr>
        <w:instrText xml:space="preserve"> </w:instrText>
      </w:r>
      <w:r>
        <w:rPr>
          <w:rStyle w:val="34"/>
        </w:rPr>
        <w:fldChar w:fldCharType="separate"/>
      </w:r>
      <w:r>
        <w:rPr>
          <w:rStyle w:val="34"/>
          <w:rFonts w:ascii="仿宋" w:hAnsi="仿宋" w:eastAsia="仿宋"/>
        </w:rPr>
        <w:t>3.5</w:t>
      </w:r>
      <w:r>
        <w:rPr>
          <w:rFonts w:ascii="等线" w:hAnsi="等线" w:eastAsia="等线"/>
          <w:smallCaps w:val="0"/>
          <w:sz w:val="21"/>
          <w:szCs w:val="22"/>
        </w:rPr>
        <w:tab/>
      </w:r>
      <w:r>
        <w:rPr>
          <w:rStyle w:val="34"/>
          <w:rFonts w:ascii="仿宋" w:hAnsi="仿宋" w:eastAsia="仿宋"/>
          <w:lang w:eastAsia="zh-Hans"/>
        </w:rPr>
        <w:t>模块类图</w:t>
      </w:r>
      <w:r>
        <w:tab/>
      </w:r>
      <w:r>
        <w:fldChar w:fldCharType="begin"/>
      </w:r>
      <w:r>
        <w:instrText xml:space="preserve"> PAGEREF _Toc153180745 \h </w:instrText>
      </w:r>
      <w:r>
        <w:fldChar w:fldCharType="separate"/>
      </w:r>
      <w:r>
        <w:t>5</w:t>
      </w:r>
      <w:r>
        <w:fldChar w:fldCharType="end"/>
      </w:r>
      <w:r>
        <w:rPr>
          <w:rStyle w:val="34"/>
        </w:rPr>
        <w:fldChar w:fldCharType="end"/>
      </w:r>
    </w:p>
    <w:p w14:paraId="18F31700">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"_Toc153180746"</w:instrText>
      </w:r>
      <w:r>
        <w:rPr>
          <w:rStyle w:val="34"/>
        </w:rPr>
        <w:instrText xml:space="preserve"> </w:instrText>
      </w:r>
      <w:r>
        <w:rPr>
          <w:rStyle w:val="34"/>
        </w:rPr>
        <w:fldChar w:fldCharType="separate"/>
      </w:r>
      <w:r>
        <w:rPr>
          <w:rStyle w:val="34"/>
          <w:rFonts w:ascii="仿宋" w:hAnsi="仿宋" w:eastAsia="仿宋"/>
          <w:lang w:eastAsia="zh-Hans"/>
        </w:rPr>
        <w:t>3.6</w:t>
      </w:r>
      <w:r>
        <w:rPr>
          <w:rFonts w:ascii="等线" w:hAnsi="等线" w:eastAsia="等线"/>
          <w:smallCaps w:val="0"/>
          <w:sz w:val="21"/>
          <w:szCs w:val="22"/>
        </w:rPr>
        <w:tab/>
      </w:r>
      <w:r>
        <w:rPr>
          <w:rStyle w:val="34"/>
          <w:rFonts w:ascii="仿宋" w:hAnsi="仿宋" w:eastAsia="仿宋"/>
          <w:lang w:eastAsia="zh-Hans"/>
        </w:rPr>
        <w:t>接口设计</w:t>
      </w:r>
      <w:r>
        <w:tab/>
      </w:r>
      <w:r>
        <w:fldChar w:fldCharType="begin"/>
      </w:r>
      <w:r>
        <w:instrText xml:space="preserve"> PAGEREF _Toc153180746 \h </w:instrText>
      </w:r>
      <w:r>
        <w:fldChar w:fldCharType="separate"/>
      </w:r>
      <w:r>
        <w:t>5</w:t>
      </w:r>
      <w:r>
        <w:fldChar w:fldCharType="end"/>
      </w:r>
      <w:r>
        <w:rPr>
          <w:rStyle w:val="34"/>
        </w:rPr>
        <w:fldChar w:fldCharType="end"/>
      </w:r>
    </w:p>
    <w:p w14:paraId="134EB5CD">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"_Toc153180747"</w:instrText>
      </w:r>
      <w:r>
        <w:rPr>
          <w:rStyle w:val="34"/>
        </w:rPr>
        <w:instrText xml:space="preserve"> </w:instrText>
      </w:r>
      <w:r>
        <w:rPr>
          <w:rStyle w:val="34"/>
        </w:rPr>
        <w:fldChar w:fldCharType="separate"/>
      </w:r>
      <w:r>
        <w:rPr>
          <w:rStyle w:val="34"/>
          <w:rFonts w:ascii="仿宋" w:hAnsi="仿宋" w:eastAsia="仿宋"/>
        </w:rPr>
        <w:t>3.7</w:t>
      </w:r>
      <w:r>
        <w:rPr>
          <w:rFonts w:ascii="等线" w:hAnsi="等线" w:eastAsia="等线"/>
          <w:smallCaps w:val="0"/>
          <w:sz w:val="21"/>
          <w:szCs w:val="22"/>
        </w:rPr>
        <w:tab/>
      </w:r>
      <w:r>
        <w:rPr>
          <w:rStyle w:val="34"/>
          <w:rFonts w:ascii="仿宋" w:hAnsi="仿宋" w:eastAsia="仿宋"/>
          <w:lang w:eastAsia="zh-Hans"/>
        </w:rPr>
        <w:t>数据结构设计</w:t>
      </w:r>
      <w:r>
        <w:tab/>
      </w:r>
      <w:r>
        <w:fldChar w:fldCharType="begin"/>
      </w:r>
      <w:r>
        <w:instrText xml:space="preserve"> PAGEREF _Toc153180747 \h </w:instrText>
      </w:r>
      <w:r>
        <w:fldChar w:fldCharType="separate"/>
      </w:r>
      <w:r>
        <w:t>5</w:t>
      </w:r>
      <w:r>
        <w:fldChar w:fldCharType="end"/>
      </w:r>
      <w:r>
        <w:rPr>
          <w:rStyle w:val="34"/>
        </w:rPr>
        <w:fldChar w:fldCharType="end"/>
      </w:r>
    </w:p>
    <w:p w14:paraId="4A0F3BC6">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"_Toc153180748"</w:instrText>
      </w:r>
      <w:r>
        <w:rPr>
          <w:rStyle w:val="34"/>
        </w:rPr>
        <w:instrText xml:space="preserve"> </w:instrText>
      </w:r>
      <w:r>
        <w:rPr>
          <w:rStyle w:val="34"/>
        </w:rPr>
        <w:fldChar w:fldCharType="separate"/>
      </w:r>
      <w:r>
        <w:rPr>
          <w:rStyle w:val="34"/>
          <w:rFonts w:ascii="仿宋" w:hAnsi="仿宋" w:eastAsia="仿宋"/>
        </w:rPr>
        <w:t>3.8</w:t>
      </w:r>
      <w:r>
        <w:rPr>
          <w:rFonts w:ascii="等线" w:hAnsi="等线" w:eastAsia="等线"/>
          <w:smallCaps w:val="0"/>
          <w:sz w:val="21"/>
          <w:szCs w:val="22"/>
        </w:rPr>
        <w:tab/>
      </w:r>
      <w:r>
        <w:rPr>
          <w:rStyle w:val="34"/>
          <w:rFonts w:ascii="仿宋" w:hAnsi="仿宋" w:eastAsia="仿宋"/>
          <w:lang w:eastAsia="zh-Hans"/>
        </w:rPr>
        <w:t>错误处理设计</w:t>
      </w:r>
      <w:r>
        <w:tab/>
      </w:r>
      <w:r>
        <w:fldChar w:fldCharType="begin"/>
      </w:r>
      <w:r>
        <w:instrText xml:space="preserve"> PAGEREF _Toc153180748 \h </w:instrText>
      </w:r>
      <w:r>
        <w:fldChar w:fldCharType="separate"/>
      </w:r>
      <w:r>
        <w:t>8</w:t>
      </w:r>
      <w:r>
        <w:fldChar w:fldCharType="end"/>
      </w:r>
      <w:r>
        <w:rPr>
          <w:rStyle w:val="34"/>
        </w:rPr>
        <w:fldChar w:fldCharType="end"/>
      </w:r>
    </w:p>
    <w:p w14:paraId="61281A85">
      <w:pPr>
        <w:pStyle w:val="22"/>
        <w:tabs>
          <w:tab w:val="left" w:pos="840"/>
          <w:tab w:val="right" w:leader="dot" w:pos="9344"/>
        </w:tabs>
        <w:rPr>
          <w:rFonts w:ascii="等线" w:hAnsi="等线" w:eastAsia="等线"/>
          <w:smallCaps w:val="0"/>
          <w:sz w:val="21"/>
          <w:szCs w:val="22"/>
        </w:rPr>
      </w:pPr>
      <w:r>
        <w:rPr>
          <w:rStyle w:val="34"/>
        </w:rPr>
        <w:fldChar w:fldCharType="begin"/>
      </w:r>
      <w:r>
        <w:rPr>
          <w:rStyle w:val="34"/>
        </w:rPr>
        <w:instrText xml:space="preserve"> </w:instrText>
      </w:r>
      <w:r>
        <w:instrText xml:space="preserve">HYPERLINK \l "_Toc153180749"</w:instrText>
      </w:r>
      <w:r>
        <w:rPr>
          <w:rStyle w:val="34"/>
        </w:rPr>
        <w:instrText xml:space="preserve"> </w:instrText>
      </w:r>
      <w:r>
        <w:rPr>
          <w:rStyle w:val="34"/>
        </w:rPr>
        <w:fldChar w:fldCharType="separate"/>
      </w:r>
      <w:r>
        <w:rPr>
          <w:rStyle w:val="34"/>
          <w:rFonts w:ascii="仿宋" w:hAnsi="仿宋" w:eastAsia="仿宋"/>
        </w:rPr>
        <w:t>3.9</w:t>
      </w:r>
      <w:r>
        <w:rPr>
          <w:rFonts w:ascii="等线" w:hAnsi="等线" w:eastAsia="等线"/>
          <w:smallCaps w:val="0"/>
          <w:sz w:val="21"/>
          <w:szCs w:val="22"/>
        </w:rPr>
        <w:tab/>
      </w:r>
      <w:r>
        <w:rPr>
          <w:rStyle w:val="34"/>
          <w:rFonts w:ascii="仿宋" w:hAnsi="仿宋" w:eastAsia="仿宋"/>
        </w:rPr>
        <w:t>技术架构图</w:t>
      </w:r>
      <w:r>
        <w:tab/>
      </w:r>
      <w:r>
        <w:fldChar w:fldCharType="begin"/>
      </w:r>
      <w:r>
        <w:instrText xml:space="preserve"> PAGEREF _Toc153180749 \h </w:instrText>
      </w:r>
      <w:r>
        <w:fldChar w:fldCharType="separate"/>
      </w:r>
      <w:r>
        <w:t>8</w:t>
      </w:r>
      <w:r>
        <w:fldChar w:fldCharType="end"/>
      </w:r>
      <w:r>
        <w:rPr>
          <w:rStyle w:val="34"/>
        </w:rPr>
        <w:fldChar w:fldCharType="end"/>
      </w:r>
    </w:p>
    <w:p w14:paraId="00456B47">
      <w:pPr>
        <w:spacing w:line="360" w:lineRule="auto"/>
        <w:rPr>
          <w:rFonts w:ascii="仿宋" w:hAnsi="仿宋" w:eastAsia="仿宋"/>
          <w:b/>
          <w:szCs w:val="21"/>
        </w:rPr>
      </w:pPr>
      <w:r>
        <w:rPr>
          <w:rFonts w:ascii="仿宋" w:hAnsi="仿宋" w:eastAsia="仿宋"/>
          <w:szCs w:val="21"/>
        </w:rPr>
        <w:fldChar w:fldCharType="end"/>
      </w:r>
    </w:p>
    <w:p w14:paraId="5BF2473E">
      <w:pPr>
        <w:pStyle w:val="3"/>
        <w:keepLines w:val="0"/>
        <w:widowControl/>
        <w:numPr>
          <w:ilvl w:val="0"/>
          <w:numId w:val="5"/>
        </w:numPr>
        <w:autoSpaceDE w:val="0"/>
        <w:autoSpaceDN w:val="0"/>
        <w:spacing w:before="240" w:after="240" w:line="360" w:lineRule="auto"/>
        <w:ind w:left="0" w:firstLine="0"/>
        <w:textAlignment w:val="baseline"/>
        <w:rPr>
          <w:rFonts w:hint="eastAsia" w:ascii="仿宋" w:hAnsi="仿宋" w:eastAsia="仿宋"/>
        </w:rPr>
      </w:pPr>
      <w:ins w:id="0" w:author="狼兜里有糖" w:date="2020-03-31T20:33:00Z">
        <w:bookmarkStart w:id="0" w:name="_Toc138816363"/>
        <w:r>
          <w:rPr>
            <w:rFonts w:hint="eastAsia" w:ascii="仿宋" w:hAnsi="仿宋" w:eastAsia="仿宋"/>
            <w:b w:val="0"/>
            <w:sz w:val="32"/>
            <w:szCs w:val="32"/>
          </w:rPr>
          <w:br w:type="page"/>
        </w:r>
      </w:ins>
      <w:bookmarkStart w:id="1" w:name="_Toc3852"/>
      <w:bookmarkStart w:id="2" w:name="_Toc153180732"/>
      <w:bookmarkStart w:id="3" w:name="_Toc7730"/>
      <w:bookmarkStart w:id="4" w:name="_Toc82339510"/>
      <w:bookmarkStart w:id="5" w:name="_Toc28799"/>
      <w:bookmarkStart w:id="6" w:name="_Toc485055206"/>
      <w:bookmarkStart w:id="7" w:name="_Toc485055210"/>
      <w:bookmarkStart w:id="8" w:name="_Toc4134"/>
      <w:bookmarkStart w:id="9" w:name="_Toc14777"/>
      <w:r>
        <w:rPr>
          <w:rFonts w:hint="eastAsia" w:ascii="仿宋" w:hAnsi="仿宋" w:eastAsia="仿宋"/>
        </w:rPr>
        <w:t>引言</w:t>
      </w:r>
      <w:bookmarkEnd w:id="1"/>
      <w:bookmarkEnd w:id="2"/>
    </w:p>
    <w:p w14:paraId="11549364">
      <w:pPr>
        <w:pStyle w:val="4"/>
        <w:keepLines w:val="0"/>
        <w:numPr>
          <w:ilvl w:val="1"/>
          <w:numId w:val="5"/>
        </w:numPr>
        <w:tabs>
          <w:tab w:val="left" w:pos="0"/>
        </w:tabs>
        <w:spacing w:after="60" w:line="360" w:lineRule="auto"/>
        <w:ind w:left="0" w:firstLine="0"/>
        <w:jc w:val="left"/>
        <w:rPr>
          <w:rFonts w:hint="eastAsia" w:ascii="仿宋" w:hAnsi="仿宋" w:eastAsia="仿宋"/>
        </w:rPr>
      </w:pPr>
      <w:bookmarkStart w:id="10" w:name="_Toc153180733"/>
      <w:bookmarkStart w:id="11" w:name="_Toc12445"/>
      <w:r>
        <w:rPr>
          <w:rFonts w:hint="eastAsia" w:ascii="仿宋" w:hAnsi="仿宋" w:eastAsia="仿宋"/>
          <w:lang w:eastAsia="zh-Hans"/>
        </w:rPr>
        <w:t>编写</w:t>
      </w:r>
      <w:r>
        <w:rPr>
          <w:rFonts w:hint="eastAsia" w:ascii="仿宋" w:hAnsi="仿宋" w:eastAsia="仿宋"/>
        </w:rPr>
        <w:t>目的</w:t>
      </w:r>
      <w:bookmarkEnd w:id="3"/>
      <w:bookmarkEnd w:id="4"/>
      <w:bookmarkEnd w:id="5"/>
      <w:bookmarkEnd w:id="6"/>
      <w:bookmarkEnd w:id="10"/>
      <w:bookmarkEnd w:id="11"/>
    </w:p>
    <w:p w14:paraId="74A209CA">
      <w:pPr>
        <w:pStyle w:val="27"/>
        <w:spacing w:line="360" w:lineRule="auto"/>
        <w:ind w:firstLineChars="200"/>
        <w:rPr>
          <w:rFonts w:ascii="仿宋" w:hAnsi="仿宋" w:eastAsia="仿宋"/>
        </w:rPr>
      </w:pPr>
      <w:r>
        <w:rPr>
          <w:rFonts w:hint="eastAsia" w:ascii="仿宋" w:hAnsi="仿宋" w:eastAsia="仿宋"/>
        </w:rPr>
        <w:t>本文档的编写目的在于明确阐述全程健康档案浏览器</w:t>
      </w:r>
      <w:r>
        <w:rPr>
          <w:rFonts w:hint="eastAsia" w:ascii="仿宋" w:hAnsi="仿宋" w:eastAsia="仿宋"/>
          <w:lang w:eastAsia="zh-Hans"/>
        </w:rPr>
        <w:t>软件的新功能和设计</w:t>
      </w:r>
      <w:r>
        <w:rPr>
          <w:rFonts w:hint="eastAsia" w:ascii="仿宋" w:hAnsi="仿宋" w:eastAsia="仿宋"/>
        </w:rPr>
        <w:t>的核心宗旨和目标，为项目的各方利益相关者提供清晰的指导，确保对设计方向和原则的共识，并为后续开发阶段</w:t>
      </w:r>
      <w:r>
        <w:rPr>
          <w:rFonts w:hint="eastAsia" w:ascii="仿宋" w:hAnsi="仿宋" w:eastAsia="仿宋"/>
          <w:lang w:eastAsia="zh-Hans"/>
        </w:rPr>
        <w:t>打下</w:t>
      </w:r>
      <w:r>
        <w:rPr>
          <w:rFonts w:hint="eastAsia" w:ascii="仿宋" w:hAnsi="仿宋" w:eastAsia="仿宋"/>
        </w:rPr>
        <w:t>坚实的基础</w:t>
      </w:r>
      <w:r>
        <w:rPr>
          <w:rFonts w:ascii="仿宋" w:hAnsi="仿宋" w:eastAsia="仿宋"/>
        </w:rPr>
        <w:t>。</w:t>
      </w:r>
    </w:p>
    <w:p w14:paraId="0C8A83C0">
      <w:pPr>
        <w:pStyle w:val="4"/>
        <w:keepLines w:val="0"/>
        <w:numPr>
          <w:ilvl w:val="1"/>
          <w:numId w:val="5"/>
        </w:numPr>
        <w:tabs>
          <w:tab w:val="left" w:pos="0"/>
        </w:tabs>
        <w:spacing w:after="60" w:line="360" w:lineRule="auto"/>
        <w:ind w:left="0" w:firstLine="0"/>
        <w:jc w:val="left"/>
        <w:rPr>
          <w:rFonts w:hint="eastAsia" w:ascii="仿宋" w:hAnsi="仿宋" w:eastAsia="仿宋"/>
        </w:rPr>
      </w:pPr>
      <w:bookmarkStart w:id="12" w:name="_Toc153180734"/>
      <w:bookmarkStart w:id="13" w:name="_Toc485055207"/>
      <w:bookmarkStart w:id="14" w:name="_Toc13154"/>
      <w:bookmarkStart w:id="15" w:name="_Toc82339511"/>
      <w:bookmarkStart w:id="16" w:name="_Toc28953"/>
      <w:bookmarkStart w:id="17" w:name="_Toc5625"/>
      <w:r>
        <w:rPr>
          <w:rFonts w:hint="eastAsia" w:ascii="仿宋" w:hAnsi="仿宋" w:eastAsia="仿宋"/>
          <w:lang w:eastAsia="zh-Hans"/>
        </w:rPr>
        <w:t>项目背景</w:t>
      </w:r>
      <w:bookmarkEnd w:id="12"/>
    </w:p>
    <w:p w14:paraId="20334308">
      <w:pPr>
        <w:ind w:firstLine="420"/>
        <w:rPr>
          <w:rFonts w:ascii="仿宋" w:hAnsi="仿宋" w:eastAsia="仿宋"/>
          <w:lang w:eastAsia="zh-Hans" w:bidi="ug-CN"/>
        </w:rPr>
      </w:pPr>
      <w:r>
        <w:rPr>
          <w:rFonts w:hint="eastAsia" w:ascii="仿宋" w:hAnsi="仿宋" w:eastAsia="仿宋"/>
          <w:lang w:eastAsia="zh-Hans" w:bidi="ug-CN"/>
        </w:rPr>
        <w:t>随着医疗改革的深入，政府在推动医疗信息化、健康管理等领域的发展，而随着医疗信息化的发展，个人的健康信息被电子化管理，为我们基于电子化健康医疗的服务应用开发提供了数据基础。随着公众健康意识的提高，使得人们越来越需要全面、长期、个性化的健康管理服务。全程健康档案浏览器项目能够满足公众对于自身健康信息的全面了解和管理的需求</w:t>
      </w:r>
      <w:r>
        <w:rPr>
          <w:rFonts w:hint="eastAsia" w:ascii="仿宋" w:hAnsi="仿宋" w:eastAsia="仿宋"/>
          <w:b/>
          <w:bCs/>
          <w:lang w:eastAsia="zh-Hans" w:bidi="ug-CN"/>
        </w:rPr>
        <w:t>。</w:t>
      </w:r>
    </w:p>
    <w:p w14:paraId="057888BB">
      <w:pPr>
        <w:ind w:firstLine="420"/>
        <w:rPr>
          <w:rFonts w:ascii="仿宋" w:hAnsi="仿宋" w:eastAsia="仿宋"/>
          <w:lang w:eastAsia="zh-Hans" w:bidi="ug-CN"/>
        </w:rPr>
      </w:pPr>
      <w:r>
        <w:rPr>
          <w:rFonts w:ascii="仿宋" w:hAnsi="仿宋" w:eastAsia="仿宋"/>
          <w:lang w:eastAsia="zh-Hans" w:bidi="ug-CN"/>
        </w:rPr>
        <w:t>。</w:t>
      </w:r>
    </w:p>
    <w:p w14:paraId="188087B8">
      <w:pPr>
        <w:pStyle w:val="4"/>
        <w:keepLines w:val="0"/>
        <w:numPr>
          <w:ilvl w:val="1"/>
          <w:numId w:val="5"/>
        </w:numPr>
        <w:tabs>
          <w:tab w:val="left" w:pos="0"/>
        </w:tabs>
        <w:spacing w:after="60" w:line="360" w:lineRule="auto"/>
        <w:ind w:left="0" w:firstLine="0"/>
        <w:jc w:val="left"/>
        <w:rPr>
          <w:rFonts w:hint="eastAsia" w:ascii="仿宋" w:hAnsi="仿宋" w:eastAsia="仿宋"/>
        </w:rPr>
      </w:pPr>
      <w:bookmarkStart w:id="18" w:name="_Toc153180735"/>
      <w:r>
        <w:rPr>
          <w:rFonts w:hint="eastAsia" w:ascii="仿宋" w:hAnsi="仿宋" w:eastAsia="仿宋"/>
        </w:rPr>
        <w:t>适用范围</w:t>
      </w:r>
      <w:bookmarkEnd w:id="13"/>
      <w:bookmarkEnd w:id="14"/>
      <w:bookmarkEnd w:id="15"/>
      <w:bookmarkEnd w:id="16"/>
      <w:bookmarkEnd w:id="17"/>
      <w:bookmarkEnd w:id="18"/>
    </w:p>
    <w:p w14:paraId="104A5ABB">
      <w:pPr>
        <w:pStyle w:val="58"/>
        <w:rPr>
          <w:rFonts w:ascii="仿宋" w:hAnsi="仿宋" w:eastAsia="仿宋"/>
          <w:i w:val="0"/>
          <w:color w:val="auto"/>
          <w:kern w:val="2"/>
          <w:szCs w:val="24"/>
          <w:lang w:eastAsia="zh-Hans"/>
        </w:rPr>
      </w:pPr>
      <w:r>
        <w:rPr>
          <w:rFonts w:hint="eastAsia" w:ascii="仿宋" w:hAnsi="仿宋" w:eastAsia="仿宋"/>
          <w:i w:val="0"/>
          <w:color w:val="auto"/>
          <w:kern w:val="2"/>
          <w:szCs w:val="24"/>
        </w:rPr>
        <w:t>系统名称：</w:t>
      </w:r>
      <w:r>
        <w:rPr>
          <w:rFonts w:hint="eastAsia" w:ascii="仿宋" w:hAnsi="仿宋" w:eastAsia="仿宋"/>
          <w:i w:val="0"/>
        </w:rPr>
        <w:t>全程健康档案浏览器</w:t>
      </w:r>
    </w:p>
    <w:p w14:paraId="1FC434E3">
      <w:pPr>
        <w:pStyle w:val="58"/>
        <w:rPr>
          <w:rFonts w:ascii="仿宋" w:hAnsi="仿宋" w:eastAsia="仿宋"/>
          <w:i w:val="0"/>
          <w:lang w:eastAsia="zh-Hans"/>
        </w:rPr>
      </w:pPr>
      <w:r>
        <w:rPr>
          <w:rFonts w:hint="eastAsia" w:ascii="仿宋" w:hAnsi="仿宋" w:eastAsia="仿宋"/>
          <w:i w:val="0"/>
          <w:color w:val="auto"/>
          <w:kern w:val="2"/>
          <w:szCs w:val="24"/>
        </w:rPr>
        <w:t>系统实现功能：</w:t>
      </w:r>
      <w:r>
        <w:rPr>
          <w:rFonts w:hint="eastAsia" w:ascii="仿宋" w:hAnsi="仿宋" w:eastAsia="仿宋"/>
          <w:i w:val="0"/>
          <w:lang w:eastAsia="zh-Hans"/>
        </w:rPr>
        <w:t>登录注册、用户实名认证、个人设置、隐私权限设置、家庭成员绑定</w:t>
      </w:r>
      <w:r>
        <w:rPr>
          <w:rFonts w:ascii="仿宋" w:hAnsi="仿宋" w:eastAsia="仿宋"/>
          <w:i w:val="0"/>
          <w:lang w:eastAsia="zh-Hans"/>
        </w:rPr>
        <w:t xml:space="preserve"> </w:t>
      </w:r>
      <w:r>
        <w:rPr>
          <w:rFonts w:hint="eastAsia" w:ascii="仿宋" w:hAnsi="仿宋" w:eastAsia="仿宋"/>
          <w:i w:val="0"/>
          <w:lang w:eastAsia="zh-Hans"/>
        </w:rPr>
        <w:t>、档案信息调阅、调阅记录、健康摘要、报告AI解读、慢病专项管理、重点人群健康管理、健康教育、预防接种</w:t>
      </w:r>
    </w:p>
    <w:bookmarkEnd w:id="7"/>
    <w:bookmarkEnd w:id="8"/>
    <w:bookmarkEnd w:id="9"/>
    <w:p w14:paraId="75F2C04B">
      <w:pPr>
        <w:pStyle w:val="3"/>
        <w:keepLines w:val="0"/>
        <w:widowControl/>
        <w:numPr>
          <w:ilvl w:val="0"/>
          <w:numId w:val="5"/>
        </w:numPr>
        <w:autoSpaceDE w:val="0"/>
        <w:autoSpaceDN w:val="0"/>
        <w:spacing w:before="240" w:after="240" w:line="360" w:lineRule="auto"/>
        <w:ind w:left="0" w:firstLine="0"/>
        <w:textAlignment w:val="baseline"/>
        <w:rPr>
          <w:rFonts w:hint="eastAsia" w:ascii="仿宋" w:hAnsi="仿宋" w:eastAsia="仿宋"/>
        </w:rPr>
      </w:pPr>
      <w:bookmarkStart w:id="19" w:name="_Toc153180736"/>
      <w:bookmarkStart w:id="20" w:name="_Toc485055219"/>
      <w:bookmarkStart w:id="21" w:name="_Toc485052828"/>
      <w:bookmarkStart w:id="22" w:name="_Toc65382970"/>
      <w:bookmarkStart w:id="23" w:name="_Toc33949687"/>
      <w:bookmarkStart w:id="24" w:name="_Toc277699307"/>
      <w:r>
        <w:rPr>
          <w:rFonts w:hint="eastAsia" w:ascii="仿宋" w:hAnsi="仿宋" w:eastAsia="仿宋"/>
          <w:lang w:eastAsia="zh-Hans"/>
        </w:rPr>
        <w:t>系统设计概述</w:t>
      </w:r>
      <w:bookmarkEnd w:id="19"/>
    </w:p>
    <w:p w14:paraId="71967FDC">
      <w:pPr>
        <w:pStyle w:val="4"/>
        <w:keepLines w:val="0"/>
        <w:numPr>
          <w:ilvl w:val="1"/>
          <w:numId w:val="5"/>
        </w:numPr>
        <w:spacing w:after="60" w:line="360" w:lineRule="auto"/>
        <w:ind w:left="0" w:firstLine="0"/>
        <w:jc w:val="left"/>
        <w:rPr>
          <w:rFonts w:hint="eastAsia" w:ascii="仿宋" w:hAnsi="仿宋" w:eastAsia="仿宋"/>
        </w:rPr>
      </w:pPr>
      <w:bookmarkStart w:id="25" w:name="_Toc153180737"/>
      <w:r>
        <w:rPr>
          <w:rFonts w:hint="eastAsia" w:ascii="仿宋" w:hAnsi="仿宋" w:eastAsia="仿宋"/>
          <w:lang w:eastAsia="zh-Hans"/>
        </w:rPr>
        <w:t>目标</w:t>
      </w:r>
      <w:bookmarkEnd w:id="25"/>
    </w:p>
    <w:p w14:paraId="3F0937E8">
      <w:pPr>
        <w:ind w:firstLine="420"/>
        <w:rPr>
          <w:rFonts w:hint="eastAsia"/>
          <w:lang w:eastAsia="zh-Hans"/>
        </w:rPr>
      </w:pPr>
      <w:r>
        <w:t>通过将居民的健康档案数据统一采集，实现区域卫生信息资源的互通，为每位社区居民形成一份完整的个人健康档案</w:t>
      </w:r>
      <w:r>
        <w:rPr>
          <w:rFonts w:hint="eastAsia"/>
        </w:rPr>
        <w:t>。居民用户</w:t>
      </w:r>
      <w:r>
        <w:t>可以从平台调阅区内各</w:t>
      </w:r>
      <w:r>
        <w:rPr>
          <w:rFonts w:hint="eastAsia"/>
        </w:rPr>
        <w:t>在</w:t>
      </w:r>
      <w:r>
        <w:t>社区卫生服务中心的</w:t>
      </w:r>
      <w:r>
        <w:rPr>
          <w:rFonts w:hint="eastAsia"/>
        </w:rPr>
        <w:t>个人</w:t>
      </w:r>
      <w:r>
        <w:t>健康档案信息</w:t>
      </w:r>
      <w:r>
        <w:rPr>
          <w:rFonts w:hint="eastAsia"/>
        </w:rPr>
        <w:t>。</w:t>
      </w:r>
    </w:p>
    <w:p w14:paraId="5B322CDF">
      <w:pPr>
        <w:pStyle w:val="4"/>
        <w:keepLines w:val="0"/>
        <w:numPr>
          <w:ilvl w:val="1"/>
          <w:numId w:val="5"/>
        </w:numPr>
        <w:spacing w:after="60" w:line="360" w:lineRule="auto"/>
        <w:ind w:left="0" w:firstLine="0"/>
        <w:jc w:val="left"/>
        <w:rPr>
          <w:rFonts w:hint="eastAsia" w:ascii="仿宋" w:hAnsi="仿宋" w:eastAsia="仿宋"/>
        </w:rPr>
      </w:pPr>
      <w:bookmarkStart w:id="26" w:name="_Toc153180738"/>
      <w:r>
        <w:rPr>
          <w:rFonts w:hint="eastAsia" w:ascii="仿宋" w:hAnsi="仿宋" w:eastAsia="仿宋"/>
          <w:lang w:eastAsia="zh-Hans"/>
        </w:rPr>
        <w:t>运行环境</w:t>
      </w:r>
      <w:bookmarkEnd w:id="26"/>
    </w:p>
    <w:p w14:paraId="4EA2ABF5">
      <w:pPr>
        <w:ind w:firstLine="420"/>
        <w:rPr>
          <w:rFonts w:ascii="仿宋" w:hAnsi="仿宋" w:eastAsia="仿宋"/>
          <w:lang w:eastAsia="zh-Hans"/>
        </w:rPr>
      </w:pPr>
      <w:r>
        <w:rPr>
          <w:rFonts w:hint="eastAsia" w:ascii="仿宋" w:hAnsi="仿宋" w:eastAsia="仿宋"/>
          <w:lang w:eastAsia="zh-Hans"/>
        </w:rPr>
        <w:t>单服务硬件要求</w:t>
      </w:r>
      <w:r>
        <w:rPr>
          <w:rFonts w:ascii="仿宋" w:hAnsi="仿宋" w:eastAsia="仿宋"/>
          <w:lang w:eastAsia="zh-Hans"/>
        </w:rPr>
        <w:t>：</w:t>
      </w:r>
      <w:r>
        <w:rPr>
          <w:rFonts w:hint="eastAsia" w:ascii="仿宋" w:hAnsi="仿宋" w:eastAsia="仿宋"/>
          <w:lang w:eastAsia="zh-Hans"/>
        </w:rPr>
        <w:t>最佳</w:t>
      </w:r>
      <w:r>
        <w:rPr>
          <w:rFonts w:ascii="仿宋" w:hAnsi="仿宋" w:eastAsia="仿宋"/>
          <w:lang w:eastAsia="zh-Hans"/>
        </w:rPr>
        <w:t>4</w:t>
      </w:r>
      <w:r>
        <w:rPr>
          <w:rFonts w:hint="eastAsia" w:ascii="仿宋" w:hAnsi="仿宋" w:eastAsia="仿宋"/>
          <w:lang w:eastAsia="zh-Hans"/>
        </w:rPr>
        <w:t>核</w:t>
      </w:r>
      <w:r>
        <w:rPr>
          <w:rFonts w:ascii="仿宋" w:hAnsi="仿宋" w:eastAsia="仿宋"/>
          <w:lang w:eastAsia="zh-Hans"/>
        </w:rPr>
        <w:t>16</w:t>
      </w:r>
      <w:r>
        <w:rPr>
          <w:rFonts w:hint="eastAsia" w:ascii="仿宋" w:hAnsi="仿宋" w:eastAsia="仿宋"/>
          <w:lang w:eastAsia="zh-Hans"/>
        </w:rPr>
        <w:t>G</w:t>
      </w:r>
      <w:r>
        <w:rPr>
          <w:rFonts w:ascii="仿宋" w:hAnsi="仿宋" w:eastAsia="仿宋"/>
          <w:lang w:eastAsia="zh-Hans"/>
        </w:rPr>
        <w:t>，</w:t>
      </w:r>
      <w:r>
        <w:rPr>
          <w:rFonts w:hint="eastAsia" w:ascii="仿宋" w:hAnsi="仿宋" w:eastAsia="仿宋"/>
          <w:lang w:eastAsia="zh-Hans"/>
        </w:rPr>
        <w:t>最低</w:t>
      </w:r>
      <w:r>
        <w:rPr>
          <w:rFonts w:ascii="仿宋" w:hAnsi="仿宋" w:eastAsia="仿宋"/>
          <w:lang w:eastAsia="zh-Hans"/>
        </w:rPr>
        <w:t>2</w:t>
      </w:r>
      <w:r>
        <w:rPr>
          <w:rFonts w:hint="eastAsia" w:ascii="仿宋" w:hAnsi="仿宋" w:eastAsia="仿宋"/>
          <w:lang w:eastAsia="zh-Hans"/>
        </w:rPr>
        <w:t>核</w:t>
      </w:r>
      <w:r>
        <w:rPr>
          <w:rFonts w:ascii="仿宋" w:hAnsi="仿宋" w:eastAsia="仿宋"/>
          <w:lang w:eastAsia="zh-Hans"/>
        </w:rPr>
        <w:t>6</w:t>
      </w:r>
      <w:r>
        <w:rPr>
          <w:rFonts w:hint="eastAsia" w:ascii="仿宋" w:hAnsi="仿宋" w:eastAsia="仿宋"/>
          <w:lang w:eastAsia="zh-Hans"/>
        </w:rPr>
        <w:t>G</w:t>
      </w:r>
    </w:p>
    <w:p w14:paraId="3CE3DC87">
      <w:pPr>
        <w:pStyle w:val="2"/>
        <w:ind w:firstLine="420"/>
      </w:pPr>
      <w:r>
        <w:rPr>
          <w:rFonts w:hint="eastAsia" w:ascii="仿宋" w:hAnsi="仿宋" w:eastAsia="仿宋" w:cs="Times New Roman"/>
          <w:color w:val="auto"/>
          <w:kern w:val="2"/>
          <w:sz w:val="21"/>
          <w:lang w:eastAsia="zh-Hans"/>
        </w:rPr>
        <w:t>环境要求</w:t>
      </w:r>
      <w:r>
        <w:rPr>
          <w:rFonts w:ascii="仿宋" w:hAnsi="仿宋" w:eastAsia="仿宋" w:cs="Times New Roman"/>
          <w:color w:val="auto"/>
          <w:kern w:val="2"/>
          <w:sz w:val="21"/>
          <w:lang w:eastAsia="zh-Hans"/>
        </w:rPr>
        <w:t>：</w:t>
      </w:r>
      <w:r>
        <w:rPr>
          <w:rFonts w:hint="eastAsia" w:ascii="仿宋" w:hAnsi="仿宋" w:eastAsia="仿宋" w:cs="Times New Roman"/>
          <w:color w:val="auto"/>
          <w:kern w:val="2"/>
          <w:sz w:val="21"/>
          <w:lang w:eastAsia="zh-Hans"/>
        </w:rPr>
        <w:t>centos</w:t>
      </w:r>
      <w:r>
        <w:rPr>
          <w:rFonts w:ascii="仿宋" w:hAnsi="仿宋" w:eastAsia="仿宋" w:cs="Times New Roman"/>
          <w:color w:val="auto"/>
          <w:kern w:val="2"/>
          <w:sz w:val="21"/>
          <w:lang w:eastAsia="zh-Hans"/>
        </w:rPr>
        <w:t>7/</w:t>
      </w:r>
      <w:r>
        <w:rPr>
          <w:rFonts w:hint="eastAsia" w:ascii="仿宋" w:hAnsi="仿宋" w:eastAsia="仿宋" w:cs="Times New Roman"/>
          <w:color w:val="auto"/>
          <w:kern w:val="2"/>
          <w:sz w:val="21"/>
          <w:lang w:eastAsia="zh-Hans"/>
        </w:rPr>
        <w:t>openeuler</w:t>
      </w:r>
      <w:r>
        <w:rPr>
          <w:rFonts w:ascii="仿宋" w:hAnsi="仿宋" w:eastAsia="仿宋" w:cs="Times New Roman"/>
          <w:color w:val="auto"/>
          <w:kern w:val="2"/>
          <w:sz w:val="21"/>
          <w:lang w:eastAsia="zh-Hans"/>
        </w:rPr>
        <w:t>22</w:t>
      </w:r>
      <w:r>
        <w:rPr>
          <w:rFonts w:hint="eastAsia" w:ascii="仿宋" w:hAnsi="仿宋" w:eastAsia="仿宋" w:cs="Times New Roman"/>
          <w:color w:val="auto"/>
          <w:kern w:val="2"/>
          <w:sz w:val="21"/>
          <w:lang w:eastAsia="zh-Hans"/>
        </w:rPr>
        <w:t>.</w:t>
      </w:r>
      <w:r>
        <w:rPr>
          <w:rFonts w:ascii="仿宋" w:hAnsi="仿宋" w:eastAsia="仿宋" w:cs="Times New Roman"/>
          <w:color w:val="auto"/>
          <w:kern w:val="2"/>
          <w:sz w:val="21"/>
          <w:lang w:eastAsia="zh-Hans"/>
        </w:rPr>
        <w:t>03，</w:t>
      </w:r>
      <w:r>
        <w:rPr>
          <w:rFonts w:hint="eastAsia" w:ascii="仿宋" w:hAnsi="仿宋" w:eastAsia="仿宋" w:cs="Times New Roman"/>
          <w:color w:val="auto"/>
          <w:kern w:val="2"/>
          <w:sz w:val="21"/>
          <w:lang w:eastAsia="zh-Hans"/>
        </w:rPr>
        <w:t>jdk</w:t>
      </w:r>
      <w:r>
        <w:rPr>
          <w:rFonts w:ascii="仿宋" w:hAnsi="仿宋" w:eastAsia="仿宋" w:cs="Times New Roman"/>
          <w:color w:val="auto"/>
          <w:kern w:val="2"/>
          <w:sz w:val="21"/>
          <w:lang w:eastAsia="zh-Hans"/>
        </w:rPr>
        <w:t>8</w:t>
      </w:r>
    </w:p>
    <w:p w14:paraId="3295856C">
      <w:pPr>
        <w:pStyle w:val="4"/>
        <w:keepLines w:val="0"/>
        <w:numPr>
          <w:ilvl w:val="1"/>
          <w:numId w:val="5"/>
        </w:numPr>
        <w:spacing w:after="60" w:line="360" w:lineRule="auto"/>
        <w:ind w:left="0" w:firstLine="0"/>
        <w:jc w:val="left"/>
        <w:rPr>
          <w:rFonts w:hint="eastAsia" w:ascii="仿宋" w:hAnsi="仿宋" w:eastAsia="仿宋"/>
        </w:rPr>
      </w:pPr>
      <w:bookmarkStart w:id="27" w:name="_Toc153180739"/>
      <w:r>
        <w:rPr>
          <w:rFonts w:hint="eastAsia" w:ascii="仿宋" w:hAnsi="仿宋" w:eastAsia="仿宋"/>
          <w:lang w:eastAsia="zh-Hans"/>
        </w:rPr>
        <w:t>限制和约束</w:t>
      </w:r>
      <w:bookmarkEnd w:id="27"/>
    </w:p>
    <w:p w14:paraId="764C4CE9">
      <w:pPr>
        <w:ind w:firstLine="420"/>
      </w:pPr>
      <w:r>
        <w:t>技术限制：全程健康档案浏览器依赖短信服务和实名认证服务，认证和发送短信会产生费用。</w:t>
      </w:r>
      <w:bookmarkStart w:id="28" w:name="_Toc8108"/>
      <w:bookmarkStart w:id="29" w:name="_Toc16290"/>
    </w:p>
    <w:p w14:paraId="730942FC">
      <w:pPr>
        <w:pStyle w:val="3"/>
        <w:keepLines w:val="0"/>
        <w:widowControl/>
        <w:numPr>
          <w:ilvl w:val="0"/>
          <w:numId w:val="5"/>
        </w:numPr>
        <w:autoSpaceDE w:val="0"/>
        <w:autoSpaceDN w:val="0"/>
        <w:spacing w:before="240" w:after="240" w:line="360" w:lineRule="auto"/>
        <w:ind w:left="0" w:firstLine="0"/>
        <w:textAlignment w:val="baseline"/>
        <w:rPr>
          <w:rFonts w:hint="eastAsia" w:ascii="仿宋" w:hAnsi="仿宋" w:eastAsia="仿宋"/>
        </w:rPr>
      </w:pPr>
      <w:bookmarkStart w:id="30" w:name="_Toc153180740"/>
      <w:r>
        <w:rPr>
          <w:rFonts w:hint="eastAsia" w:ascii="仿宋" w:hAnsi="仿宋" w:eastAsia="仿宋"/>
          <w:lang w:eastAsia="zh-Hans"/>
        </w:rPr>
        <w:t>总体设计</w:t>
      </w:r>
      <w:bookmarkEnd w:id="30"/>
    </w:p>
    <w:p w14:paraId="5B0EBC06">
      <w:pPr>
        <w:pStyle w:val="4"/>
        <w:keepLines w:val="0"/>
        <w:numPr>
          <w:ilvl w:val="1"/>
          <w:numId w:val="5"/>
        </w:numPr>
        <w:spacing w:after="60" w:line="360" w:lineRule="auto"/>
        <w:ind w:left="0" w:firstLine="0"/>
        <w:jc w:val="left"/>
        <w:rPr>
          <w:rFonts w:hint="eastAsia" w:ascii="仿宋" w:hAnsi="仿宋" w:eastAsia="仿宋"/>
          <w:lang w:eastAsia="zh-Hans"/>
        </w:rPr>
      </w:pPr>
      <w:bookmarkStart w:id="31" w:name="_Toc153180741"/>
      <w:r>
        <w:rPr>
          <w:rFonts w:hint="eastAsia" w:ascii="仿宋" w:hAnsi="仿宋" w:eastAsia="仿宋"/>
          <w:lang w:eastAsia="zh-Hans"/>
        </w:rPr>
        <w:t>总体结构</w:t>
      </w:r>
      <w:bookmarkEnd w:id="31"/>
    </w:p>
    <w:p w14:paraId="7DDDF3BB">
      <w:pPr>
        <w:rPr>
          <w:rFonts w:hint="eastAsia"/>
          <w:lang w:eastAsia="zh-Hans"/>
        </w:rPr>
      </w:pPr>
      <w:r>
        <w:rPr>
          <w:rFonts w:hint="eastAsia" w:ascii="仿宋" w:hAnsi="仿宋" w:eastAsia="仿宋"/>
          <w:lang w:eastAsia="zh-Hans"/>
        </w:rPr>
        <w:t>下图为</w:t>
      </w:r>
      <w:r>
        <w:rPr>
          <w:rFonts w:hint="eastAsia" w:ascii="仿宋" w:hAnsi="仿宋" w:eastAsia="仿宋"/>
        </w:rPr>
        <w:t>全程健康档案浏览器1</w:t>
      </w:r>
      <w:r>
        <w:rPr>
          <w:rFonts w:ascii="仿宋" w:hAnsi="仿宋" w:eastAsia="仿宋"/>
        </w:rPr>
        <w:t>.0.0</w:t>
      </w:r>
      <w:r>
        <w:rPr>
          <w:rFonts w:hint="eastAsia" w:ascii="仿宋" w:hAnsi="仿宋" w:eastAsia="仿宋"/>
          <w:lang w:eastAsia="zh-Hans"/>
        </w:rPr>
        <w:t>总体结构：</w:t>
      </w:r>
    </w:p>
    <w:p w14:paraId="15F6155B">
      <w:pPr>
        <w:pStyle w:val="2"/>
        <w:rPr>
          <w:rFonts w:ascii="仿宋" w:hAnsi="仿宋" w:eastAsia="仿宋" w:cs="Times New Roman"/>
          <w:color w:val="auto"/>
          <w:kern w:val="2"/>
          <w:sz w:val="21"/>
          <w:lang w:eastAsia="zh-Hans"/>
        </w:rPr>
      </w:pPr>
    </w:p>
    <w:p w14:paraId="1315A999">
      <w:pPr>
        <w:pStyle w:val="2"/>
        <w:rPr>
          <w:rFonts w:ascii="仿宋" w:hAnsi="仿宋" w:eastAsia="仿宋" w:cs="Times New Roman"/>
          <w:color w:val="auto"/>
          <w:kern w:val="2"/>
          <w:sz w:val="21"/>
          <w:lang w:eastAsia="zh-Hans"/>
        </w:rPr>
      </w:pPr>
      <w:r>
        <w:drawing>
          <wp:inline distT="0" distB="0" distL="114300" distR="114300">
            <wp:extent cx="5933440" cy="3747135"/>
            <wp:effectExtent l="0" t="0" r="10160" b="1206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8"/>
                    <a:stretch>
                      <a:fillRect/>
                    </a:stretch>
                  </pic:blipFill>
                  <pic:spPr>
                    <a:xfrm>
                      <a:off x="0" y="0"/>
                      <a:ext cx="5933440" cy="3747135"/>
                    </a:xfrm>
                    <a:prstGeom prst="rect">
                      <a:avLst/>
                    </a:prstGeom>
                    <a:noFill/>
                    <a:ln>
                      <a:noFill/>
                    </a:ln>
                  </pic:spPr>
                </pic:pic>
              </a:graphicData>
            </a:graphic>
          </wp:inline>
        </w:drawing>
      </w:r>
    </w:p>
    <w:p w14:paraId="3E791BD4">
      <w:pPr>
        <w:pStyle w:val="4"/>
        <w:keepLines w:val="0"/>
        <w:numPr>
          <w:ilvl w:val="1"/>
          <w:numId w:val="5"/>
        </w:numPr>
        <w:spacing w:after="60" w:line="360" w:lineRule="auto"/>
        <w:ind w:left="0" w:firstLine="0"/>
        <w:jc w:val="left"/>
        <w:rPr>
          <w:rFonts w:hint="eastAsia" w:ascii="仿宋" w:hAnsi="仿宋" w:eastAsia="仿宋"/>
          <w:lang w:eastAsia="zh-Hans"/>
        </w:rPr>
      </w:pPr>
      <w:bookmarkStart w:id="32" w:name="_Toc153180749"/>
      <w:r>
        <w:rPr>
          <w:rFonts w:hint="eastAsia" w:ascii="仿宋" w:hAnsi="仿宋" w:eastAsia="仿宋"/>
          <w:lang w:eastAsia="zh-Hans"/>
        </w:rPr>
        <w:t>技术架构图</w:t>
      </w:r>
      <w:bookmarkEnd w:id="32"/>
    </w:p>
    <w:p w14:paraId="65B61991">
      <w:pPr>
        <w:rPr>
          <w:rFonts w:hint="eastAsia" w:eastAsia="仿宋"/>
          <w:lang w:eastAsia="zh-Hans"/>
        </w:rPr>
      </w:pPr>
      <w:r>
        <w:rPr>
          <w:rFonts w:hint="default" w:ascii="仿宋" w:hAnsi="仿宋" w:eastAsia="仿宋"/>
          <w:lang w:eastAsia="zh-Hans"/>
        </w:rPr>
        <w:t>全程健康档案浏览器1.1.0</w:t>
      </w:r>
      <w:r>
        <w:rPr>
          <w:rFonts w:hint="eastAsia" w:eastAsia="仿宋"/>
          <w:lang w:eastAsia="zh-Hans"/>
        </w:rPr>
        <w:t>技术体系架构可归纳为下图</w:t>
      </w:r>
    </w:p>
    <w:p w14:paraId="77B71714">
      <w:pPr>
        <w:pStyle w:val="2"/>
        <w:rPr>
          <w:rFonts w:hint="eastAsia" w:eastAsia="仿宋"/>
          <w:lang w:eastAsia="zh-CN"/>
        </w:rPr>
      </w:pPr>
      <w:r>
        <w:rPr>
          <w:rFonts w:hint="eastAsia" w:eastAsia="仿宋"/>
          <w:lang w:eastAsia="zh-CN"/>
        </w:rPr>
        <w:drawing>
          <wp:inline distT="0" distB="0" distL="114300" distR="114300">
            <wp:extent cx="5939155" cy="7349490"/>
            <wp:effectExtent l="0" t="0" r="4445" b="3810"/>
            <wp:docPr id="24" name="图片 24" descr="全程健康档案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全程健康档案技术架构图"/>
                    <pic:cNvPicPr>
                      <a:picLocks noChangeAspect="1"/>
                    </pic:cNvPicPr>
                  </pic:nvPicPr>
                  <pic:blipFill>
                    <a:blip r:embed="rId9"/>
                    <a:stretch>
                      <a:fillRect/>
                    </a:stretch>
                  </pic:blipFill>
                  <pic:spPr>
                    <a:xfrm>
                      <a:off x="0" y="0"/>
                      <a:ext cx="5939155" cy="7349490"/>
                    </a:xfrm>
                    <a:prstGeom prst="rect">
                      <a:avLst/>
                    </a:prstGeom>
                  </pic:spPr>
                </pic:pic>
              </a:graphicData>
            </a:graphic>
          </wp:inline>
        </w:drawing>
      </w:r>
    </w:p>
    <w:p w14:paraId="7E3C5757">
      <w:pPr>
        <w:pStyle w:val="2"/>
        <w:rPr>
          <w:rFonts w:hint="eastAsia"/>
        </w:rPr>
      </w:pPr>
    </w:p>
    <w:p w14:paraId="21BB8365">
      <w:pPr>
        <w:pStyle w:val="2"/>
        <w:rPr>
          <w:rFonts w:ascii="仿宋" w:hAnsi="仿宋" w:eastAsia="仿宋" w:cs="Times New Roman"/>
          <w:color w:val="auto"/>
          <w:kern w:val="2"/>
          <w:sz w:val="21"/>
          <w:lang w:eastAsia="zh-Hans"/>
        </w:rPr>
      </w:pPr>
    </w:p>
    <w:p w14:paraId="46799DB0">
      <w:pPr>
        <w:pStyle w:val="2"/>
        <w:rPr>
          <w:rFonts w:ascii="仿宋" w:hAnsi="仿宋" w:eastAsia="仿宋" w:cs="Times New Roman"/>
          <w:color w:val="auto"/>
          <w:kern w:val="2"/>
          <w:sz w:val="21"/>
          <w:lang w:eastAsia="zh-Hans"/>
        </w:rPr>
      </w:pPr>
    </w:p>
    <w:p w14:paraId="355286DC">
      <w:pPr>
        <w:pStyle w:val="4"/>
        <w:keepLines w:val="0"/>
        <w:numPr>
          <w:ilvl w:val="1"/>
          <w:numId w:val="5"/>
        </w:numPr>
        <w:spacing w:after="60" w:line="360" w:lineRule="auto"/>
        <w:ind w:left="0" w:firstLine="0"/>
        <w:jc w:val="left"/>
        <w:rPr>
          <w:rFonts w:hint="eastAsia" w:ascii="仿宋" w:hAnsi="仿宋" w:eastAsia="仿宋"/>
          <w:lang w:val="en-US" w:eastAsia="zh-CN"/>
        </w:rPr>
      </w:pPr>
      <w:bookmarkStart w:id="33" w:name="_Toc153180742"/>
      <w:r>
        <w:rPr>
          <w:rFonts w:hint="eastAsia" w:ascii="仿宋" w:hAnsi="仿宋" w:eastAsia="仿宋"/>
          <w:lang w:val="en-US" w:eastAsia="zh-CN"/>
        </w:rPr>
        <w:t>项目包图</w:t>
      </w:r>
    </w:p>
    <w:p w14:paraId="69026C1D">
      <w:pPr>
        <w:rPr>
          <w:rFonts w:hint="eastAsia"/>
          <w:lang w:val="en-US" w:eastAsia="zh-CN"/>
        </w:rPr>
      </w:pPr>
      <w:r>
        <w:drawing>
          <wp:inline distT="0" distB="0" distL="114300" distR="114300">
            <wp:extent cx="5514975" cy="6743700"/>
            <wp:effectExtent l="0" t="0" r="952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5514975" cy="6743700"/>
                    </a:xfrm>
                    <a:prstGeom prst="rect">
                      <a:avLst/>
                    </a:prstGeom>
                    <a:noFill/>
                    <a:ln>
                      <a:noFill/>
                    </a:ln>
                  </pic:spPr>
                </pic:pic>
              </a:graphicData>
            </a:graphic>
          </wp:inline>
        </w:drawing>
      </w:r>
    </w:p>
    <w:p w14:paraId="43D52518">
      <w:pPr>
        <w:pStyle w:val="4"/>
        <w:keepLines w:val="0"/>
        <w:numPr>
          <w:ilvl w:val="1"/>
          <w:numId w:val="5"/>
        </w:numPr>
        <w:spacing w:after="60" w:line="360" w:lineRule="auto"/>
        <w:ind w:left="0" w:firstLine="0"/>
        <w:jc w:val="left"/>
        <w:rPr>
          <w:rFonts w:hint="eastAsia" w:ascii="仿宋" w:hAnsi="仿宋" w:eastAsia="仿宋"/>
          <w:lang w:eastAsia="zh-Hans"/>
        </w:rPr>
      </w:pPr>
      <w:r>
        <w:rPr>
          <w:rFonts w:hint="eastAsia" w:ascii="仿宋" w:hAnsi="仿宋" w:eastAsia="仿宋"/>
          <w:lang w:eastAsia="zh-Hans"/>
        </w:rPr>
        <w:t>处理流程</w:t>
      </w:r>
      <w:bookmarkEnd w:id="33"/>
    </w:p>
    <w:p w14:paraId="52615553">
      <w:pPr>
        <w:rPr>
          <w:rFonts w:hint="eastAsia"/>
          <w:lang w:eastAsia="zh-CN"/>
        </w:rPr>
      </w:pPr>
      <w:r>
        <w:rPr>
          <w:rFonts w:hint="eastAsia"/>
          <w:lang w:eastAsia="zh-Hans"/>
        </w:rPr>
        <w:t>用户登录与身份认证流程</w:t>
      </w:r>
      <w:r>
        <w:rPr>
          <w:rFonts w:hint="eastAsia"/>
          <w:lang w:eastAsia="zh-CN"/>
        </w:rPr>
        <w:t>：</w:t>
      </w:r>
    </w:p>
    <w:p w14:paraId="07A8F3BA">
      <w:pPr>
        <w:pStyle w:val="2"/>
        <w:ind w:firstLine="420" w:firstLineChars="0"/>
        <w:rPr>
          <w:rFonts w:hint="eastAsia"/>
          <w:lang w:eastAsia="zh-CN"/>
        </w:rPr>
      </w:pPr>
      <w:r>
        <w:rPr>
          <w:rFonts w:hint="eastAsia"/>
          <w:lang w:eastAsia="zh-CN"/>
        </w:rPr>
        <w:t>1. 打开 App，进入登录页，输入手机号。</w:t>
      </w:r>
    </w:p>
    <w:p w14:paraId="0D4244D5">
      <w:pPr>
        <w:pStyle w:val="2"/>
        <w:ind w:firstLine="420" w:firstLineChars="0"/>
        <w:rPr>
          <w:rFonts w:hint="eastAsia"/>
          <w:lang w:eastAsia="zh-CN"/>
        </w:rPr>
      </w:pPr>
      <w:r>
        <w:rPr>
          <w:rFonts w:hint="eastAsia"/>
          <w:lang w:eastAsia="zh-CN"/>
        </w:rPr>
        <w:t>2. 获取并输入短信验证码，提交登录请求。</w:t>
      </w:r>
    </w:p>
    <w:p w14:paraId="246FA503">
      <w:pPr>
        <w:pStyle w:val="2"/>
        <w:ind w:firstLine="420" w:firstLineChars="0"/>
        <w:rPr>
          <w:rFonts w:hint="eastAsia"/>
          <w:lang w:eastAsia="zh-CN"/>
        </w:rPr>
      </w:pPr>
      <w:r>
        <w:rPr>
          <w:rFonts w:hint="eastAsia"/>
          <w:lang w:eastAsia="zh-CN"/>
        </w:rPr>
        <w:t>3. 系统校验验证码；校验失败则提示重新获取/输入（可重试）。</w:t>
      </w:r>
    </w:p>
    <w:p w14:paraId="2903060D">
      <w:pPr>
        <w:pStyle w:val="2"/>
        <w:ind w:firstLine="420" w:firstLineChars="0"/>
        <w:rPr>
          <w:rFonts w:hint="eastAsia"/>
          <w:lang w:eastAsia="zh-CN"/>
        </w:rPr>
      </w:pPr>
      <w:r>
        <w:rPr>
          <w:rFonts w:hint="eastAsia"/>
          <w:lang w:eastAsia="zh-CN"/>
        </w:rPr>
        <w:t>4. 校验通过后，判断是否首次登录：</w:t>
      </w:r>
    </w:p>
    <w:p w14:paraId="4DCE2C90">
      <w:pPr>
        <w:pStyle w:val="2"/>
        <w:ind w:firstLine="420" w:firstLineChars="0"/>
        <w:rPr>
          <w:rFonts w:hint="eastAsia"/>
          <w:lang w:eastAsia="zh-CN"/>
        </w:rPr>
      </w:pPr>
      <w:r>
        <w:rPr>
          <w:rFonts w:hint="eastAsia"/>
          <w:lang w:eastAsia="zh-CN"/>
        </w:rPr>
        <w:t xml:space="preserve">   - **首次登录**：进入实名认证页，填写姓名 + 身份证号；系统校验通过后建立/绑定本人健康档案（含家庭医生签约信息），登录成功进入首页。</w:t>
      </w:r>
    </w:p>
    <w:p w14:paraId="7974CC1C">
      <w:pPr>
        <w:pStyle w:val="2"/>
        <w:ind w:firstLine="420" w:firstLineChars="0"/>
        <w:rPr>
          <w:rFonts w:hint="eastAsia"/>
          <w:lang w:eastAsia="zh-CN"/>
        </w:rPr>
      </w:pPr>
      <w:r>
        <w:rPr>
          <w:rFonts w:hint="eastAsia"/>
          <w:lang w:eastAsia="zh-CN"/>
        </w:rPr>
        <w:t xml:space="preserve">   - **非首次登录**：直接登录成功进入首页。</w:t>
      </w:r>
    </w:p>
    <w:p w14:paraId="32660C72">
      <w:pPr>
        <w:pStyle w:val="2"/>
        <w:numPr>
          <w:ilvl w:val="0"/>
          <w:numId w:val="5"/>
        </w:numPr>
        <w:ind w:left="0" w:leftChars="0" w:firstLine="0" w:firstLineChars="0"/>
        <w:rPr>
          <w:rFonts w:hint="eastAsia"/>
          <w:lang w:eastAsia="zh-CN"/>
        </w:rPr>
      </w:pPr>
      <w:r>
        <w:rPr>
          <w:rFonts w:hint="eastAsia"/>
          <w:lang w:eastAsia="zh-CN"/>
        </w:rPr>
        <w:t>首页默认以**本人视角**展示：顶部显示本人姓名、出生日期、身份证号（脱敏）、建档单位、签约状态；中部为档案数据入口卡片（就医记录、检查检验报告、用药记录、公共服务等）。</w:t>
      </w:r>
    </w:p>
    <w:p w14:paraId="34E1066C">
      <w:pPr>
        <w:pStyle w:val="2"/>
        <w:numPr>
          <w:ilvl w:val="0"/>
          <w:numId w:val="0"/>
        </w:numPr>
        <w:ind w:leftChars="0"/>
        <w:rPr>
          <w:rFonts w:hint="eastAsia"/>
          <w:lang w:eastAsia="zh-CN"/>
        </w:rPr>
      </w:pPr>
    </w:p>
    <w:p w14:paraId="31570D3C">
      <w:pPr>
        <w:pStyle w:val="2"/>
        <w:rPr>
          <w:rFonts w:hint="eastAsia"/>
          <w:lang w:eastAsia="zh-CN"/>
        </w:rPr>
      </w:pPr>
      <w:r>
        <w:rPr>
          <w:rFonts w:hint="eastAsia"/>
          <w:lang w:eastAsia="zh-CN"/>
        </w:rPr>
        <w:t>家庭成员添加与切换流程：</w:t>
      </w:r>
    </w:p>
    <w:p w14:paraId="00698DDC">
      <w:pPr>
        <w:pStyle w:val="2"/>
        <w:ind w:firstLine="420" w:firstLineChars="0"/>
        <w:rPr>
          <w:rFonts w:hint="eastAsia"/>
          <w:lang w:eastAsia="zh-CN"/>
        </w:rPr>
      </w:pPr>
      <w:r>
        <w:rPr>
          <w:rFonts w:hint="eastAsia"/>
          <w:lang w:eastAsia="zh-CN"/>
        </w:rPr>
        <w:t>1. 进入「个人中心 → 家庭成员管理」，查看已添加成员列表与剩余可添加名额。</w:t>
      </w:r>
    </w:p>
    <w:p w14:paraId="45C3A213">
      <w:pPr>
        <w:pStyle w:val="2"/>
        <w:ind w:firstLine="420" w:firstLineChars="0"/>
        <w:rPr>
          <w:rFonts w:hint="eastAsia"/>
          <w:lang w:eastAsia="zh-CN"/>
        </w:rPr>
      </w:pPr>
      <w:r>
        <w:rPr>
          <w:rFonts w:hint="eastAsia"/>
          <w:lang w:eastAsia="zh-CN"/>
        </w:rPr>
        <w:t>2. 点击「添加成员」，填写成员身份信息并提交申请。</w:t>
      </w:r>
    </w:p>
    <w:p w14:paraId="57DB5BE5">
      <w:pPr>
        <w:pStyle w:val="2"/>
        <w:ind w:firstLine="420" w:firstLineChars="0"/>
        <w:rPr>
          <w:rFonts w:hint="eastAsia"/>
          <w:lang w:eastAsia="zh-CN"/>
        </w:rPr>
      </w:pPr>
      <w:r>
        <w:rPr>
          <w:rFonts w:hint="eastAsia"/>
          <w:lang w:eastAsia="zh-CN"/>
        </w:rPr>
        <w:t>3. 系统校验成员关系（户主/血缘关系）并向目标成员发起授权确认：</w:t>
      </w:r>
    </w:p>
    <w:p w14:paraId="023188BC">
      <w:pPr>
        <w:pStyle w:val="2"/>
        <w:ind w:firstLine="420" w:firstLineChars="0"/>
        <w:rPr>
          <w:rFonts w:hint="eastAsia"/>
          <w:lang w:eastAsia="zh-CN"/>
        </w:rPr>
      </w:pPr>
      <w:r>
        <w:rPr>
          <w:rFonts w:hint="eastAsia"/>
          <w:lang w:eastAsia="zh-CN"/>
        </w:rPr>
        <w:t xml:space="preserve">   - **对方未确认**：保留申请记录，待对方确认。</w:t>
      </w:r>
    </w:p>
    <w:p w14:paraId="5C4EB637">
      <w:pPr>
        <w:pStyle w:val="2"/>
        <w:ind w:firstLine="420" w:firstLineChars="0"/>
        <w:rPr>
          <w:rFonts w:hint="eastAsia"/>
          <w:lang w:eastAsia="zh-CN"/>
        </w:rPr>
      </w:pPr>
      <w:r>
        <w:rPr>
          <w:rFonts w:hint="eastAsia"/>
          <w:lang w:eastAsia="zh-CN"/>
        </w:rPr>
        <w:t xml:space="preserve">   - **对方已确认且已登录**：建立家庭成员授权关系，成员出现在列表。</w:t>
      </w:r>
    </w:p>
    <w:p w14:paraId="377D6A51">
      <w:pPr>
        <w:pStyle w:val="2"/>
        <w:ind w:firstLine="420" w:firstLineChars="0"/>
        <w:rPr>
          <w:rFonts w:hint="eastAsia"/>
          <w:lang w:eastAsia="zh-CN"/>
        </w:rPr>
      </w:pPr>
      <w:r>
        <w:rPr>
          <w:rFonts w:hint="eastAsia"/>
          <w:lang w:eastAsia="zh-CN"/>
        </w:rPr>
        <w:t>4. 在首页点击「切换」，弹出已添加成员列表，选择目标成员。</w:t>
      </w:r>
    </w:p>
    <w:p w14:paraId="26134E59">
      <w:pPr>
        <w:pStyle w:val="2"/>
        <w:ind w:firstLine="420" w:firstLineChars="0"/>
        <w:rPr>
          <w:rFonts w:hint="eastAsia"/>
          <w:lang w:eastAsia="zh-CN"/>
        </w:rPr>
      </w:pPr>
      <w:r>
        <w:rPr>
          <w:rFonts w:hint="eastAsia"/>
          <w:lang w:eastAsia="zh-CN"/>
        </w:rPr>
        <w:t>5. 系统校验成员关系与授权状态：</w:t>
      </w:r>
    </w:p>
    <w:p w14:paraId="491A2F64">
      <w:pPr>
        <w:pStyle w:val="2"/>
        <w:ind w:firstLine="420" w:firstLineChars="0"/>
        <w:rPr>
          <w:rFonts w:hint="eastAsia"/>
          <w:lang w:eastAsia="zh-CN"/>
        </w:rPr>
      </w:pPr>
      <w:r>
        <w:rPr>
          <w:rFonts w:hint="eastAsia"/>
          <w:lang w:eastAsia="zh-CN"/>
        </w:rPr>
        <w:t xml:space="preserve">   - **无授权/授权已失效**：提示无权限，需先重新获得成员授权。</w:t>
      </w:r>
    </w:p>
    <w:p w14:paraId="37656661">
      <w:pPr>
        <w:pStyle w:val="2"/>
        <w:ind w:firstLine="420" w:firstLineChars="0"/>
        <w:rPr>
          <w:rFonts w:hint="eastAsia"/>
          <w:lang w:eastAsia="zh-CN"/>
        </w:rPr>
      </w:pPr>
      <w:r>
        <w:rPr>
          <w:rFonts w:hint="eastAsia"/>
          <w:lang w:eastAsia="zh-CN"/>
        </w:rPr>
        <w:t xml:space="preserve">   - **有授权**：切换成功，首页/档案/报告/随访数据全部刷新为所选成员视角。</w:t>
      </w:r>
    </w:p>
    <w:p w14:paraId="676DC0E3">
      <w:pPr>
        <w:pStyle w:val="2"/>
        <w:ind w:firstLine="420" w:firstLineChars="0"/>
        <w:rPr>
          <w:rFonts w:hint="eastAsia"/>
          <w:lang w:eastAsia="zh-CN"/>
        </w:rPr>
      </w:pPr>
      <w:r>
        <w:rPr>
          <w:rFonts w:hint="eastAsia"/>
          <w:lang w:eastAsia="zh-CN"/>
        </w:rPr>
        <w:t>6. 使用完毕可切换回本人视角。</w:t>
      </w:r>
    </w:p>
    <w:p w14:paraId="21CFA3D3">
      <w:pPr>
        <w:pStyle w:val="2"/>
        <w:rPr>
          <w:rFonts w:hint="eastAsia"/>
          <w:lang w:eastAsia="zh-CN"/>
        </w:rPr>
      </w:pPr>
    </w:p>
    <w:p w14:paraId="2A6C3726">
      <w:pPr>
        <w:pStyle w:val="2"/>
        <w:rPr>
          <w:rFonts w:hint="eastAsia"/>
          <w:lang w:eastAsia="zh-CN"/>
        </w:rPr>
      </w:pPr>
      <w:r>
        <w:rPr>
          <w:rFonts w:hint="eastAsia"/>
          <w:lang w:eastAsia="zh-CN"/>
        </w:rPr>
        <w:t>隐私权限管理流程：</w:t>
      </w:r>
    </w:p>
    <w:p w14:paraId="281665F2">
      <w:pPr>
        <w:pStyle w:val="2"/>
        <w:rPr>
          <w:rFonts w:hint="eastAsia"/>
          <w:lang w:eastAsia="zh-CN"/>
        </w:rPr>
      </w:pPr>
      <w:r>
        <w:rPr>
          <w:rFonts w:hint="eastAsia"/>
          <w:lang w:eastAsia="zh-CN"/>
        </w:rPr>
        <w:t>医域边界（机构级屏蔽）</w:t>
      </w:r>
    </w:p>
    <w:p w14:paraId="4930E60E">
      <w:pPr>
        <w:pStyle w:val="2"/>
        <w:ind w:firstLine="420" w:firstLineChars="0"/>
        <w:rPr>
          <w:rFonts w:hint="eastAsia"/>
          <w:lang w:eastAsia="zh-CN"/>
        </w:rPr>
      </w:pPr>
      <w:r>
        <w:rPr>
          <w:rFonts w:hint="eastAsia"/>
          <w:lang w:eastAsia="zh-CN"/>
        </w:rPr>
        <w:t>1. 进入「医域边界设置」页。</w:t>
      </w:r>
    </w:p>
    <w:p w14:paraId="13666684">
      <w:pPr>
        <w:pStyle w:val="2"/>
        <w:ind w:firstLine="420" w:firstLineChars="0"/>
        <w:rPr>
          <w:rFonts w:hint="eastAsia"/>
          <w:lang w:eastAsia="zh-CN"/>
        </w:rPr>
      </w:pPr>
      <w:r>
        <w:rPr>
          <w:rFonts w:hint="eastAsia"/>
          <w:lang w:eastAsia="zh-CN"/>
        </w:rPr>
        <w:t>2. 从医疗机构列表中选择不允许查看本人档案的机构（可多选）。</w:t>
      </w:r>
    </w:p>
    <w:p w14:paraId="576BAAAA">
      <w:pPr>
        <w:pStyle w:val="2"/>
        <w:ind w:firstLine="420" w:firstLineChars="0"/>
        <w:rPr>
          <w:rFonts w:hint="eastAsia"/>
          <w:lang w:eastAsia="zh-CN"/>
        </w:rPr>
      </w:pPr>
      <w:r>
        <w:rPr>
          <w:rFonts w:hint="eastAsia"/>
          <w:lang w:eastAsia="zh-CN"/>
        </w:rPr>
        <w:t>3. 已选机构将无法调阅本人任何健康档案数据（诊疗记录、检验报告、随访记录等全部数据）。</w:t>
      </w:r>
    </w:p>
    <w:p w14:paraId="093BEBB6">
      <w:pPr>
        <w:pStyle w:val="2"/>
        <w:ind w:firstLine="420" w:firstLineChars="0"/>
        <w:rPr>
          <w:rFonts w:hint="eastAsia"/>
          <w:lang w:eastAsia="zh-CN"/>
        </w:rPr>
      </w:pPr>
      <w:r>
        <w:rPr>
          <w:rFonts w:hint="eastAsia"/>
          <w:lang w:eastAsia="zh-CN"/>
        </w:rPr>
        <w:t>4. 支持「清除 / 重置 / 保存」；保存后即时生效。</w:t>
      </w:r>
    </w:p>
    <w:p w14:paraId="2C939B57">
      <w:pPr>
        <w:pStyle w:val="2"/>
        <w:ind w:firstLine="420" w:firstLineChars="0"/>
        <w:rPr>
          <w:rFonts w:hint="eastAsia"/>
          <w:lang w:eastAsia="zh-CN"/>
        </w:rPr>
      </w:pPr>
    </w:p>
    <w:p w14:paraId="450C1025">
      <w:pPr>
        <w:pStyle w:val="2"/>
        <w:rPr>
          <w:rFonts w:hint="eastAsia"/>
          <w:lang w:eastAsia="zh-CN"/>
        </w:rPr>
      </w:pPr>
      <w:r>
        <w:rPr>
          <w:rFonts w:hint="eastAsia"/>
          <w:lang w:eastAsia="zh-CN"/>
        </w:rPr>
        <w:t>隐私保险箱（模块级屏蔽）</w:t>
      </w:r>
    </w:p>
    <w:p w14:paraId="365859CF">
      <w:pPr>
        <w:pStyle w:val="2"/>
        <w:ind w:firstLine="420" w:firstLineChars="0"/>
        <w:rPr>
          <w:rFonts w:hint="eastAsia"/>
          <w:lang w:eastAsia="zh-CN"/>
        </w:rPr>
      </w:pPr>
      <w:r>
        <w:rPr>
          <w:rFonts w:hint="eastAsia"/>
          <w:lang w:eastAsia="zh-CN"/>
        </w:rPr>
        <w:t>1. 进入「隐私保险箱」页，选择目标业务模块（门诊记录、检验检查、体检报告、慢病随访、健康摘要等）。</w:t>
      </w:r>
    </w:p>
    <w:p w14:paraId="7114BACD">
      <w:pPr>
        <w:pStyle w:val="2"/>
        <w:ind w:firstLine="420" w:firstLineChars="0"/>
        <w:rPr>
          <w:rFonts w:hint="eastAsia"/>
          <w:lang w:eastAsia="zh-CN"/>
        </w:rPr>
      </w:pPr>
      <w:r>
        <w:rPr>
          <w:rFonts w:hint="eastAsia"/>
          <w:lang w:eastAsia="zh-CN"/>
        </w:rPr>
        <w:t>2. 选择屏蔽方式（三选一）：</w:t>
      </w:r>
    </w:p>
    <w:p w14:paraId="15779417">
      <w:pPr>
        <w:pStyle w:val="2"/>
        <w:ind w:firstLine="420" w:firstLineChars="0"/>
        <w:rPr>
          <w:rFonts w:hint="eastAsia"/>
          <w:lang w:eastAsia="zh-CN"/>
        </w:rPr>
      </w:pPr>
      <w:r>
        <w:rPr>
          <w:rFonts w:hint="eastAsia"/>
          <w:lang w:eastAsia="zh-CN"/>
        </w:rPr>
        <w:t xml:space="preserve">   - **不屏蔽**：该模块数据正常展示。</w:t>
      </w:r>
    </w:p>
    <w:p w14:paraId="654281AF">
      <w:pPr>
        <w:pStyle w:val="2"/>
        <w:ind w:firstLine="420" w:firstLineChars="0"/>
        <w:rPr>
          <w:rFonts w:hint="eastAsia"/>
          <w:lang w:eastAsia="zh-CN"/>
        </w:rPr>
      </w:pPr>
      <w:r>
        <w:rPr>
          <w:rFonts w:hint="eastAsia"/>
          <w:lang w:eastAsia="zh-CN"/>
        </w:rPr>
        <w:t xml:space="preserve">   - **全部屏蔽**：该模块全部数据对外不可见。</w:t>
      </w:r>
    </w:p>
    <w:p w14:paraId="419A554D">
      <w:pPr>
        <w:pStyle w:val="2"/>
        <w:ind w:firstLine="420" w:firstLineChars="0"/>
        <w:rPr>
          <w:rFonts w:hint="eastAsia"/>
          <w:lang w:eastAsia="zh-CN"/>
        </w:rPr>
      </w:pPr>
      <w:r>
        <w:rPr>
          <w:rFonts w:hint="eastAsia"/>
          <w:lang w:eastAsia="zh-CN"/>
        </w:rPr>
        <w:t xml:space="preserve">   - **部分屏蔽**：进入「选择屏蔽数据」页，可按时间筛选（全部/近半年/近一年/近三年/自定义区间），支持「全选当前筛选结果」或逐条勾选具体数据。</w:t>
      </w:r>
    </w:p>
    <w:p w14:paraId="6277055B">
      <w:pPr>
        <w:pStyle w:val="2"/>
        <w:ind w:firstLine="420" w:firstLineChars="0"/>
        <w:rPr>
          <w:rFonts w:hint="eastAsia"/>
          <w:lang w:eastAsia="zh-CN"/>
        </w:rPr>
      </w:pPr>
      <w:r>
        <w:rPr>
          <w:rFonts w:hint="eastAsia"/>
          <w:lang w:eastAsia="zh-CN"/>
        </w:rPr>
        <w:t>3. 确认屏蔽并保存；保存后对应数据对医务人员不可见。</w:t>
      </w:r>
    </w:p>
    <w:p w14:paraId="20468DAF">
      <w:pPr>
        <w:pStyle w:val="2"/>
        <w:ind w:firstLine="420" w:firstLineChars="0"/>
        <w:rPr>
          <w:rFonts w:hint="eastAsia"/>
          <w:lang w:eastAsia="zh-CN"/>
        </w:rPr>
      </w:pPr>
    </w:p>
    <w:p w14:paraId="6FE3A507">
      <w:pPr>
        <w:pStyle w:val="2"/>
        <w:rPr>
          <w:rFonts w:hint="eastAsia"/>
          <w:lang w:eastAsia="zh-CN"/>
        </w:rPr>
      </w:pPr>
      <w:r>
        <w:rPr>
          <w:rFonts w:hint="eastAsia"/>
          <w:lang w:eastAsia="zh-CN"/>
        </w:rPr>
        <w:t>调阅安全锁（密码验证）</w:t>
      </w:r>
    </w:p>
    <w:p w14:paraId="21905E6F">
      <w:pPr>
        <w:pStyle w:val="2"/>
        <w:ind w:firstLine="420" w:firstLineChars="0"/>
        <w:rPr>
          <w:rFonts w:hint="eastAsia"/>
          <w:lang w:eastAsia="zh-CN"/>
        </w:rPr>
      </w:pPr>
      <w:r>
        <w:rPr>
          <w:rFonts w:hint="eastAsia"/>
          <w:lang w:eastAsia="zh-CN"/>
        </w:rPr>
        <w:t>1. 进入「调阅安全锁」页，点击「开启调阅安全锁」。</w:t>
      </w:r>
    </w:p>
    <w:p w14:paraId="7526ED15">
      <w:pPr>
        <w:pStyle w:val="2"/>
        <w:ind w:firstLine="420" w:firstLineChars="0"/>
        <w:rPr>
          <w:rFonts w:hint="eastAsia"/>
          <w:lang w:eastAsia="zh-CN"/>
        </w:rPr>
      </w:pPr>
      <w:r>
        <w:rPr>
          <w:rFonts w:hint="eastAsia"/>
          <w:lang w:eastAsia="zh-CN"/>
        </w:rPr>
        <w:t>2. 设置 6 位数字密码并二次确认（两次不一致时提示重新输入）。</w:t>
      </w:r>
    </w:p>
    <w:p w14:paraId="61A776A9">
      <w:pPr>
        <w:pStyle w:val="2"/>
        <w:ind w:firstLine="420" w:firstLineChars="0"/>
        <w:rPr>
          <w:rFonts w:hint="eastAsia"/>
          <w:lang w:eastAsia="zh-CN"/>
        </w:rPr>
      </w:pPr>
      <w:r>
        <w:rPr>
          <w:rFonts w:hint="eastAsia"/>
          <w:lang w:eastAsia="zh-CN"/>
        </w:rPr>
        <w:t>3. 开启后，他人调阅本人档案时需输入密码验证，验证通过方可查看。</w:t>
      </w:r>
    </w:p>
    <w:p w14:paraId="136DC653">
      <w:pPr>
        <w:pStyle w:val="2"/>
        <w:rPr>
          <w:rFonts w:hint="eastAsia"/>
          <w:lang w:eastAsia="zh-CN"/>
        </w:rPr>
      </w:pPr>
    </w:p>
    <w:p w14:paraId="1BDF0494">
      <w:pPr>
        <w:pStyle w:val="2"/>
        <w:rPr>
          <w:rFonts w:hint="eastAsia"/>
          <w:lang w:eastAsia="zh-CN"/>
        </w:rPr>
      </w:pPr>
      <w:r>
        <w:rPr>
          <w:rFonts w:hint="eastAsia"/>
          <w:lang w:eastAsia="zh-CN"/>
        </w:rPr>
        <w:t>访问即时通（短信通知）</w:t>
      </w:r>
    </w:p>
    <w:p w14:paraId="5CDB17FC">
      <w:pPr>
        <w:pStyle w:val="2"/>
        <w:ind w:firstLine="420" w:firstLineChars="0"/>
        <w:rPr>
          <w:rFonts w:hint="eastAsia"/>
          <w:lang w:eastAsia="zh-CN"/>
        </w:rPr>
      </w:pPr>
      <w:r>
        <w:rPr>
          <w:rFonts w:hint="eastAsia"/>
          <w:lang w:eastAsia="zh-CN"/>
        </w:rPr>
        <w:t>1. 进入「访问即时通」页，开启「短信通知」开关。</w:t>
      </w:r>
    </w:p>
    <w:p w14:paraId="11F21C6F">
      <w:pPr>
        <w:pStyle w:val="2"/>
        <w:ind w:firstLine="420" w:firstLineChars="0"/>
        <w:rPr>
          <w:rFonts w:hint="eastAsia"/>
          <w:lang w:eastAsia="zh-CN"/>
        </w:rPr>
      </w:pPr>
      <w:r>
        <w:rPr>
          <w:rFonts w:hint="eastAsia"/>
          <w:lang w:eastAsia="zh-CN"/>
        </w:rPr>
        <w:t>2. 开启后，他人调阅本人档案时系统实时发送短信（预览示例：调阅机构、调阅医生、调阅内容、时间）。</w:t>
      </w:r>
    </w:p>
    <w:p w14:paraId="30E3CE9C">
      <w:pPr>
        <w:pStyle w:val="2"/>
        <w:ind w:firstLine="420" w:firstLineChars="0"/>
        <w:rPr>
          <w:rFonts w:hint="eastAsia"/>
          <w:lang w:eastAsia="zh-CN"/>
        </w:rPr>
      </w:pPr>
      <w:r>
        <w:rPr>
          <w:rFonts w:hint="eastAsia"/>
          <w:lang w:eastAsia="zh-CN"/>
        </w:rPr>
        <w:t>3. 页面展示近期调阅通知列表（机构、医生、调阅内容、时间），可追溯访问记录。</w:t>
      </w:r>
    </w:p>
    <w:p w14:paraId="28B726BB">
      <w:pPr>
        <w:pStyle w:val="2"/>
        <w:rPr>
          <w:rFonts w:hint="eastAsia"/>
          <w:lang w:eastAsia="zh-Hans"/>
        </w:rPr>
      </w:pPr>
    </w:p>
    <w:p w14:paraId="520CF5FF">
      <w:pPr>
        <w:pStyle w:val="2"/>
        <w:rPr>
          <w:rFonts w:ascii="仿宋" w:hAnsi="仿宋" w:eastAsia="仿宋" w:cs="Times New Roman"/>
          <w:color w:val="auto"/>
          <w:kern w:val="2"/>
          <w:sz w:val="21"/>
        </w:rPr>
      </w:pPr>
      <w:r>
        <w:rPr>
          <w:rFonts w:hint="eastAsia" w:ascii="仿宋" w:hAnsi="仿宋" w:eastAsia="仿宋" w:cs="Times New Roman"/>
          <w:color w:val="auto"/>
          <w:kern w:val="2"/>
          <w:sz w:val="21"/>
        </w:rPr>
        <w:t>个人档案调阅</w:t>
      </w:r>
      <w:r>
        <w:rPr>
          <w:rFonts w:ascii="仿宋" w:hAnsi="仿宋" w:eastAsia="仿宋" w:cs="Times New Roman"/>
          <w:color w:val="auto"/>
          <w:kern w:val="2"/>
          <w:sz w:val="21"/>
        </w:rPr>
        <w:t>：用户完成注册和实名认证之后，即可调阅个人档案。</w:t>
      </w:r>
    </w:p>
    <w:p w14:paraId="024C1042">
      <w:pPr>
        <w:pStyle w:val="2"/>
      </w:pPr>
    </w:p>
    <w:p w14:paraId="4A0CC5F9">
      <w:pPr>
        <w:pStyle w:val="2"/>
        <w:rPr>
          <w:rFonts w:hint="eastAsia" w:eastAsia="宋体"/>
          <w:lang w:eastAsia="zh-CN"/>
        </w:rPr>
      </w:pPr>
      <w:r>
        <w:rPr>
          <w:rFonts w:hint="eastAsia" w:eastAsia="宋体"/>
          <w:lang w:eastAsia="zh-CN"/>
        </w:rPr>
        <w:drawing>
          <wp:inline distT="0" distB="0" distL="114300" distR="114300">
            <wp:extent cx="5920740" cy="3129280"/>
            <wp:effectExtent l="0" t="0" r="10160" b="7620"/>
            <wp:docPr id="22" name="图片 22" descr="个人档案调阅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个人档案调阅时序图"/>
                    <pic:cNvPicPr>
                      <a:picLocks noChangeAspect="1"/>
                    </pic:cNvPicPr>
                  </pic:nvPicPr>
                  <pic:blipFill>
                    <a:blip r:embed="rId11"/>
                    <a:stretch>
                      <a:fillRect/>
                    </a:stretch>
                  </pic:blipFill>
                  <pic:spPr>
                    <a:xfrm>
                      <a:off x="0" y="0"/>
                      <a:ext cx="5920740" cy="3129280"/>
                    </a:xfrm>
                    <a:prstGeom prst="rect">
                      <a:avLst/>
                    </a:prstGeom>
                  </pic:spPr>
                </pic:pic>
              </a:graphicData>
            </a:graphic>
          </wp:inline>
        </w:drawing>
      </w:r>
    </w:p>
    <w:p w14:paraId="69A8784D">
      <w:pPr>
        <w:pStyle w:val="2"/>
      </w:pPr>
      <w:r>
        <w:rPr>
          <w:rFonts w:hint="eastAsia" w:ascii="仿宋" w:hAnsi="仿宋" w:eastAsia="仿宋" w:cs="Times New Roman"/>
          <w:color w:val="auto"/>
          <w:kern w:val="2"/>
          <w:sz w:val="21"/>
        </w:rPr>
        <w:t>调阅他人档案</w:t>
      </w:r>
      <w:r>
        <w:rPr>
          <w:rFonts w:ascii="仿宋" w:hAnsi="仿宋" w:eastAsia="仿宋" w:cs="Times New Roman"/>
          <w:color w:val="auto"/>
          <w:kern w:val="2"/>
          <w:sz w:val="21"/>
        </w:rPr>
        <w:t>：提供调阅密码或者取得授权之后，即可调阅他人档案。</w:t>
      </w:r>
    </w:p>
    <w:p w14:paraId="1CF65D7E">
      <w:pPr>
        <w:pStyle w:val="2"/>
        <w:rPr>
          <w:rFonts w:hint="eastAsia" w:eastAsia="宋体"/>
          <w:lang w:eastAsia="zh-CN"/>
        </w:rPr>
      </w:pPr>
      <w:r>
        <w:rPr>
          <w:rFonts w:hint="eastAsia" w:eastAsia="宋体"/>
          <w:lang w:eastAsia="zh-CN"/>
        </w:rPr>
        <w:drawing>
          <wp:inline distT="0" distB="0" distL="114300" distR="114300">
            <wp:extent cx="5920740" cy="4674870"/>
            <wp:effectExtent l="0" t="0" r="10160" b="11430"/>
            <wp:docPr id="25" name="图片 25" descr="他人档案调阅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他人档案调阅时序图"/>
                    <pic:cNvPicPr>
                      <a:picLocks noChangeAspect="1"/>
                    </pic:cNvPicPr>
                  </pic:nvPicPr>
                  <pic:blipFill>
                    <a:blip r:embed="rId12"/>
                    <a:stretch>
                      <a:fillRect/>
                    </a:stretch>
                  </pic:blipFill>
                  <pic:spPr>
                    <a:xfrm>
                      <a:off x="0" y="0"/>
                      <a:ext cx="5920740" cy="4674870"/>
                    </a:xfrm>
                    <a:prstGeom prst="rect">
                      <a:avLst/>
                    </a:prstGeom>
                  </pic:spPr>
                </pic:pic>
              </a:graphicData>
            </a:graphic>
          </wp:inline>
        </w:drawing>
      </w:r>
    </w:p>
    <w:p w14:paraId="3B5DA0C7">
      <w:pPr>
        <w:pStyle w:val="2"/>
        <w:rPr>
          <w:rFonts w:hint="eastAsia"/>
        </w:rPr>
      </w:pPr>
    </w:p>
    <w:p w14:paraId="3B3F3DBE">
      <w:pPr>
        <w:pStyle w:val="4"/>
        <w:keepLines w:val="0"/>
        <w:numPr>
          <w:ilvl w:val="1"/>
          <w:numId w:val="5"/>
        </w:numPr>
        <w:spacing w:after="60" w:line="360" w:lineRule="auto"/>
        <w:ind w:left="0" w:firstLine="0"/>
        <w:jc w:val="left"/>
        <w:rPr>
          <w:rFonts w:hint="eastAsia" w:ascii="仿宋" w:hAnsi="仿宋" w:eastAsia="仿宋"/>
          <w:lang w:eastAsia="zh-Hans"/>
        </w:rPr>
      </w:pPr>
      <w:bookmarkStart w:id="34" w:name="_Toc153180743"/>
      <w:r>
        <w:rPr>
          <w:rFonts w:hint="eastAsia" w:ascii="仿宋" w:hAnsi="仿宋" w:eastAsia="仿宋"/>
          <w:lang w:eastAsia="zh-Hans"/>
        </w:rPr>
        <w:t>三方对接</w:t>
      </w:r>
      <w:bookmarkEnd w:id="34"/>
    </w:p>
    <w:p w14:paraId="47E7C766">
      <w:pPr>
        <w:rPr>
          <w:rFonts w:hint="default" w:ascii="仿宋" w:hAnsi="仿宋" w:eastAsia="仿宋"/>
          <w:lang w:eastAsia="zh-Hans"/>
        </w:rPr>
      </w:pPr>
      <w:r>
        <w:rPr>
          <w:rFonts w:hint="eastAsia" w:ascii="仿宋" w:hAnsi="仿宋" w:eastAsia="仿宋"/>
          <w:lang w:eastAsia="zh-Hans"/>
        </w:rPr>
        <w:t>三方系统集成本服务需要提供三方系统中用户的手机姓名和身份证号即可。</w:t>
      </w:r>
      <w:r>
        <w:rPr>
          <w:rFonts w:hint="default" w:ascii="仿宋" w:hAnsi="仿宋" w:eastAsia="仿宋"/>
          <w:lang w:eastAsia="zh-Hans"/>
        </w:rPr>
        <w:t>接口见3.4接口设计。</w:t>
      </w:r>
    </w:p>
    <w:p w14:paraId="148465C3">
      <w:pPr>
        <w:pStyle w:val="2"/>
        <w:rPr>
          <w:rFonts w:hint="eastAsia"/>
        </w:rPr>
      </w:pPr>
    </w:p>
    <w:p w14:paraId="4B837F01">
      <w:pPr>
        <w:pStyle w:val="4"/>
        <w:keepLines w:val="0"/>
        <w:numPr>
          <w:ilvl w:val="1"/>
          <w:numId w:val="5"/>
        </w:numPr>
        <w:spacing w:after="60" w:line="360" w:lineRule="auto"/>
        <w:ind w:left="0" w:firstLine="0"/>
        <w:jc w:val="left"/>
        <w:rPr>
          <w:rFonts w:hint="eastAsia" w:ascii="仿宋" w:hAnsi="仿宋" w:eastAsia="仿宋"/>
          <w:lang w:eastAsia="zh-Hans"/>
        </w:rPr>
      </w:pPr>
      <w:bookmarkStart w:id="35" w:name="_Toc153180746"/>
      <w:r>
        <w:rPr>
          <w:rFonts w:hint="eastAsia" w:ascii="仿宋" w:hAnsi="仿宋" w:eastAsia="仿宋"/>
          <w:lang w:eastAsia="zh-Hans"/>
        </w:rPr>
        <w:t>接口设计</w:t>
      </w:r>
      <w:bookmarkEnd w:id="35"/>
    </w:p>
    <w:p w14:paraId="2B354E14">
      <w:pPr>
        <w:rPr>
          <w:rFonts w:hint="eastAsia" w:ascii="仿宋" w:hAnsi="仿宋" w:eastAsia="仿宋"/>
          <w:lang w:eastAsia="zh-Hans"/>
        </w:rPr>
      </w:pPr>
      <w:r>
        <w:rPr>
          <w:rFonts w:hint="eastAsia" w:ascii="仿宋" w:hAnsi="仿宋" w:eastAsia="仿宋"/>
          <w:lang w:eastAsia="zh-Hans"/>
        </w:rPr>
        <w:t>本系统中所</w:t>
      </w:r>
      <w:r>
        <w:rPr>
          <w:rFonts w:hint="eastAsia" w:ascii="仿宋" w:hAnsi="仿宋" w:eastAsia="仿宋"/>
          <w:u w:val="none"/>
          <w:lang w:eastAsia="zh-Hans"/>
        </w:rPr>
        <w:t>涉及到</w:t>
      </w:r>
      <w:r>
        <w:rPr>
          <w:rFonts w:hint="eastAsia" w:ascii="仿宋" w:hAnsi="仿宋" w:eastAsia="仿宋"/>
          <w:lang w:eastAsia="zh-Hans"/>
        </w:rPr>
        <w:t>的接口</w:t>
      </w:r>
      <w:r>
        <w:rPr>
          <w:rFonts w:ascii="仿宋" w:hAnsi="仿宋" w:eastAsia="仿宋"/>
          <w:lang w:eastAsia="zh-Hans"/>
        </w:rPr>
        <w:t>，</w:t>
      </w:r>
      <w:r>
        <w:rPr>
          <w:rFonts w:hint="eastAsia" w:ascii="仿宋" w:hAnsi="仿宋" w:eastAsia="仿宋"/>
          <w:lang w:eastAsia="zh-Hans"/>
        </w:rPr>
        <w:t>主要是第三方的访问平台时的总入口</w:t>
      </w:r>
      <w:r>
        <w:rPr>
          <w:rFonts w:ascii="仿宋" w:hAnsi="仿宋" w:eastAsia="仿宋"/>
          <w:lang w:eastAsia="zh-Hans"/>
        </w:rPr>
        <w:t>，</w:t>
      </w:r>
      <w:r>
        <w:rPr>
          <w:rFonts w:hint="eastAsia" w:ascii="仿宋" w:hAnsi="仿宋" w:eastAsia="仿宋"/>
          <w:lang w:eastAsia="zh-Hans"/>
        </w:rPr>
        <w:t>当请求通过总入口进入平台系统后</w:t>
      </w:r>
      <w:r>
        <w:rPr>
          <w:rFonts w:ascii="仿宋" w:hAnsi="仿宋" w:eastAsia="仿宋"/>
          <w:lang w:eastAsia="zh-Hans"/>
        </w:rPr>
        <w:t>，</w:t>
      </w:r>
      <w:r>
        <w:rPr>
          <w:rFonts w:hint="eastAsia" w:ascii="仿宋" w:hAnsi="仿宋" w:eastAsia="仿宋"/>
          <w:lang w:eastAsia="zh-Hans"/>
        </w:rPr>
        <w:t>根据请求参数</w:t>
      </w:r>
      <w:r>
        <w:rPr>
          <w:rFonts w:ascii="仿宋" w:hAnsi="仿宋" w:eastAsia="仿宋"/>
          <w:lang w:eastAsia="zh-Hans"/>
        </w:rPr>
        <w:t>，</w:t>
      </w:r>
      <w:r>
        <w:rPr>
          <w:rFonts w:hint="eastAsia" w:ascii="仿宋" w:hAnsi="仿宋" w:eastAsia="仿宋"/>
          <w:lang w:eastAsia="zh-Hans"/>
        </w:rPr>
        <w:t>对请求鉴权</w:t>
      </w:r>
      <w:r>
        <w:rPr>
          <w:rFonts w:ascii="仿宋" w:hAnsi="仿宋" w:eastAsia="仿宋"/>
          <w:lang w:eastAsia="zh-Hans"/>
        </w:rPr>
        <w:t>、</w:t>
      </w:r>
      <w:r>
        <w:rPr>
          <w:rFonts w:hint="eastAsia" w:ascii="仿宋" w:hAnsi="仿宋" w:eastAsia="仿宋"/>
          <w:lang w:eastAsia="zh-Hans"/>
        </w:rPr>
        <w:t>转发等最终到达目标服务</w:t>
      </w:r>
    </w:p>
    <w:tbl>
      <w:tblPr>
        <w:tblStyle w:val="29"/>
        <w:tblW w:w="5000" w:type="pct"/>
        <w:tblInd w:w="0" w:type="dxa"/>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Layout w:type="fixed"/>
        <w:tblCellMar>
          <w:top w:w="0" w:type="dxa"/>
          <w:left w:w="108" w:type="dxa"/>
          <w:bottom w:w="0" w:type="dxa"/>
          <w:right w:w="108" w:type="dxa"/>
        </w:tblCellMar>
      </w:tblPr>
      <w:tblGrid>
        <w:gridCol w:w="1058"/>
        <w:gridCol w:w="8512"/>
      </w:tblGrid>
      <w:tr w14:paraId="63DC6F41">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PrEx>
        <w:tc>
          <w:tcPr>
            <w:tcW w:w="1058" w:type="dxa"/>
            <w:shd w:val="clear" w:color="auto" w:fill="FFFFFF"/>
            <w:noWrap w:val="0"/>
            <w:vAlign w:val="top"/>
          </w:tcPr>
          <w:p w14:paraId="0CB3C977">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lang w:val="zh-CN"/>
              </w:rPr>
            </w:pPr>
            <w:r>
              <w:rPr>
                <w:rFonts w:hint="default" w:ascii="Consolas" w:hAnsi="Consolas" w:cs="Consolas"/>
                <w:bCs/>
                <w:color w:val="000000"/>
                <w:sz w:val="18"/>
                <w:szCs w:val="18"/>
                <w:lang w:val="zh-CN"/>
              </w:rPr>
              <w:t>功能说明</w:t>
            </w:r>
          </w:p>
        </w:tc>
        <w:tc>
          <w:tcPr>
            <w:tcW w:w="8512" w:type="dxa"/>
            <w:shd w:val="clear" w:color="auto" w:fill="FFFFFF"/>
            <w:noWrap w:val="0"/>
            <w:vAlign w:val="center"/>
          </w:tcPr>
          <w:p w14:paraId="7083E714">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default" w:ascii="Consolas" w:hAnsi="Consolas" w:cs="Consolas"/>
                <w:bCs/>
                <w:color w:val="000000"/>
                <w:sz w:val="18"/>
                <w:szCs w:val="18"/>
              </w:rPr>
              <w:t>三方微信小程序集成档案浏览器登录接口</w:t>
            </w:r>
          </w:p>
        </w:tc>
      </w:tr>
      <w:tr w14:paraId="367194FC">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1058" w:type="dxa"/>
            <w:shd w:val="clear" w:color="auto" w:fill="FFFFFF"/>
            <w:noWrap w:val="0"/>
            <w:vAlign w:val="top"/>
          </w:tcPr>
          <w:p w14:paraId="10D7A622">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eastAsia" w:ascii="Consolas" w:hAnsi="Consolas" w:cs="Consolas"/>
                <w:bCs/>
                <w:color w:val="000000"/>
                <w:sz w:val="18"/>
                <w:szCs w:val="18"/>
              </w:rPr>
              <w:t>访问格式</w:t>
            </w:r>
          </w:p>
        </w:tc>
        <w:tc>
          <w:tcPr>
            <w:tcW w:w="8512" w:type="dxa"/>
            <w:shd w:val="clear" w:color="auto" w:fill="FFFFFF"/>
            <w:noWrap w:val="0"/>
            <w:vAlign w:val="center"/>
          </w:tcPr>
          <w:p w14:paraId="2A2BBCBD">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default" w:ascii="Consolas" w:hAnsi="Consolas" w:cs="Consolas"/>
                <w:bCs/>
                <w:color w:val="000000"/>
                <w:sz w:val="18"/>
                <w:szCs w:val="18"/>
              </w:rPr>
              <w:t>http://</w:t>
            </w:r>
            <w:r>
              <w:rPr>
                <w:rFonts w:hint="eastAsia" w:ascii="Consolas" w:hAnsi="Consolas" w:cs="Consolas"/>
                <w:bCs/>
                <w:color w:val="000000"/>
                <w:sz w:val="18"/>
                <w:szCs w:val="18"/>
              </w:rPr>
              <w:t>xxx</w:t>
            </w:r>
            <w:r>
              <w:rPr>
                <w:rFonts w:hint="default" w:ascii="Consolas" w:hAnsi="Consolas" w:cs="Consolas"/>
                <w:bCs/>
                <w:color w:val="000000"/>
                <w:sz w:val="18"/>
                <w:szCs w:val="18"/>
              </w:rPr>
              <w:t>.</w:t>
            </w:r>
            <w:r>
              <w:rPr>
                <w:rFonts w:hint="eastAsia" w:ascii="Consolas" w:hAnsi="Consolas" w:cs="Consolas"/>
                <w:bCs/>
                <w:color w:val="000000"/>
                <w:sz w:val="18"/>
                <w:szCs w:val="18"/>
              </w:rPr>
              <w:t>xxx</w:t>
            </w:r>
            <w:r>
              <w:rPr>
                <w:rFonts w:hint="default" w:ascii="Consolas" w:hAnsi="Consolas" w:cs="Consolas"/>
                <w:bCs/>
                <w:color w:val="000000"/>
                <w:sz w:val="18"/>
                <w:szCs w:val="18"/>
              </w:rPr>
              <w:t>.</w:t>
            </w:r>
            <w:r>
              <w:rPr>
                <w:rFonts w:hint="eastAsia" w:ascii="Consolas" w:hAnsi="Consolas" w:cs="Consolas"/>
                <w:bCs/>
                <w:color w:val="000000"/>
                <w:sz w:val="18"/>
                <w:szCs w:val="18"/>
              </w:rPr>
              <w:t>xxx</w:t>
            </w:r>
            <w:r>
              <w:rPr>
                <w:rFonts w:hint="default" w:ascii="Consolas" w:hAnsi="Consolas" w:cs="Consolas"/>
                <w:bCs/>
                <w:color w:val="000000"/>
                <w:sz w:val="18"/>
                <w:szCs w:val="18"/>
              </w:rPr>
              <w:t>.</w:t>
            </w:r>
            <w:r>
              <w:rPr>
                <w:rFonts w:hint="eastAsia" w:ascii="Consolas" w:hAnsi="Consolas" w:cs="Consolas"/>
                <w:bCs/>
                <w:color w:val="000000"/>
                <w:sz w:val="18"/>
                <w:szCs w:val="18"/>
              </w:rPr>
              <w:t>xxx</w:t>
            </w:r>
            <w:r>
              <w:rPr>
                <w:rFonts w:hint="default" w:ascii="Consolas" w:hAnsi="Consolas" w:cs="Consolas"/>
                <w:bCs/>
                <w:color w:val="000000"/>
                <w:sz w:val="18"/>
                <w:szCs w:val="18"/>
              </w:rPr>
              <w:t>:</w:t>
            </w:r>
            <w:r>
              <w:rPr>
                <w:rFonts w:hint="eastAsia" w:ascii="Consolas" w:hAnsi="Consolas" w:cs="Consolas"/>
                <w:bCs/>
                <w:color w:val="000000"/>
                <w:sz w:val="18"/>
                <w:szCs w:val="18"/>
              </w:rPr>
              <w:t>port</w:t>
            </w:r>
            <w:r>
              <w:rPr>
                <w:rFonts w:hint="default" w:ascii="Consolas" w:hAnsi="Consolas" w:cs="Consolas"/>
                <w:bCs/>
                <w:color w:val="000000"/>
                <w:sz w:val="18"/>
                <w:szCs w:val="18"/>
              </w:rPr>
              <w:t>/hcr/#/wx/tripartiteLogin</w:t>
            </w:r>
          </w:p>
        </w:tc>
      </w:tr>
      <w:tr w14:paraId="7A66DC85">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1058" w:type="dxa"/>
            <w:shd w:val="clear" w:color="auto" w:fill="FFFFFF"/>
            <w:noWrap w:val="0"/>
            <w:vAlign w:val="top"/>
          </w:tcPr>
          <w:p w14:paraId="4690C048">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default" w:ascii="Consolas" w:hAnsi="Consolas" w:cs="Consolas"/>
                <w:bCs/>
                <w:color w:val="000000"/>
                <w:sz w:val="18"/>
                <w:szCs w:val="18"/>
              </w:rPr>
              <w:t>请求方式</w:t>
            </w:r>
          </w:p>
        </w:tc>
        <w:tc>
          <w:tcPr>
            <w:tcW w:w="8512" w:type="dxa"/>
            <w:shd w:val="clear" w:color="auto" w:fill="FFFFFF"/>
            <w:noWrap w:val="0"/>
            <w:vAlign w:val="center"/>
          </w:tcPr>
          <w:p w14:paraId="474DA84A">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default" w:ascii="Consolas" w:hAnsi="Consolas" w:cs="Consolas"/>
                <w:bCs/>
                <w:color w:val="000000"/>
                <w:sz w:val="18"/>
                <w:szCs w:val="18"/>
              </w:rPr>
              <w:t>post</w:t>
            </w:r>
          </w:p>
        </w:tc>
      </w:tr>
      <w:tr w14:paraId="657126E6">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1058" w:type="dxa"/>
            <w:shd w:val="clear" w:color="auto" w:fill="FFFFFF"/>
            <w:noWrap w:val="0"/>
            <w:vAlign w:val="top"/>
          </w:tcPr>
          <w:p w14:paraId="07113DC8">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eastAsia" w:ascii="Consolas" w:hAnsi="Consolas" w:cs="Consolas"/>
                <w:bCs/>
                <w:color w:val="000000"/>
                <w:sz w:val="18"/>
                <w:szCs w:val="18"/>
              </w:rPr>
              <w:t>访问示例1</w:t>
            </w:r>
          </w:p>
        </w:tc>
        <w:tc>
          <w:tcPr>
            <w:tcW w:w="8512" w:type="dxa"/>
            <w:shd w:val="clear" w:color="auto" w:fill="FFFFFF"/>
            <w:noWrap w:val="0"/>
            <w:vAlign w:val="center"/>
          </w:tcPr>
          <w:p w14:paraId="7A040FB9">
            <w:pPr>
              <w:keepNext w:val="0"/>
              <w:keepLines w:val="0"/>
              <w:suppressLineNumbers w:val="0"/>
              <w:autoSpaceDE w:val="0"/>
              <w:autoSpaceDN w:val="0"/>
              <w:adjustRightInd w:val="0"/>
              <w:spacing w:before="0" w:beforeAutospacing="0" w:after="0" w:afterAutospacing="0" w:line="360" w:lineRule="auto"/>
              <w:ind w:left="0" w:right="0"/>
              <w:jc w:val="left"/>
              <w:rPr>
                <w:rFonts w:hint="default" w:ascii="Consolas" w:hAnsi="Consolas" w:cs="Consolas"/>
                <w:bCs/>
                <w:color w:val="000000"/>
                <w:sz w:val="18"/>
                <w:szCs w:val="18"/>
              </w:rPr>
            </w:pPr>
            <w:r>
              <w:rPr>
                <w:rFonts w:hint="default" w:ascii="Consolas" w:hAnsi="Consolas" w:cs="Consolas"/>
                <w:bCs/>
                <w:color w:val="000000"/>
                <w:sz w:val="18"/>
                <w:szCs w:val="18"/>
              </w:rPr>
              <w:t>http://192.168.124.164:6130/hcr/#/wx/tripartiteLogin</w:t>
            </w:r>
          </w:p>
        </w:tc>
      </w:tr>
    </w:tbl>
    <w:p w14:paraId="4C8ACBA4"/>
    <w:tbl>
      <w:tblPr>
        <w:tblStyle w:val="29"/>
        <w:tblW w:w="5000" w:type="pct"/>
        <w:tblInd w:w="0" w:type="dxa"/>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Layout w:type="autofit"/>
        <w:tblCellMar>
          <w:top w:w="0" w:type="dxa"/>
          <w:left w:w="108" w:type="dxa"/>
          <w:bottom w:w="0" w:type="dxa"/>
          <w:right w:w="108" w:type="dxa"/>
        </w:tblCellMar>
      </w:tblPr>
      <w:tblGrid>
        <w:gridCol w:w="1912"/>
        <w:gridCol w:w="1914"/>
        <w:gridCol w:w="1914"/>
        <w:gridCol w:w="1914"/>
        <w:gridCol w:w="1916"/>
      </w:tblGrid>
      <w:tr w14:paraId="4698F6C9">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999" w:type="pct"/>
            <w:shd w:val="clear" w:color="auto" w:fill="FFFFFF"/>
            <w:noWrap w:val="0"/>
            <w:vAlign w:val="center"/>
          </w:tcPr>
          <w:p w14:paraId="0A9A8817">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参数</w:t>
            </w:r>
          </w:p>
        </w:tc>
        <w:tc>
          <w:tcPr>
            <w:tcW w:w="1000" w:type="pct"/>
            <w:shd w:val="clear" w:color="auto" w:fill="FFFFFF"/>
            <w:noWrap w:val="0"/>
            <w:vAlign w:val="center"/>
          </w:tcPr>
          <w:p w14:paraId="669C9AB0">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参数名称</w:t>
            </w:r>
          </w:p>
        </w:tc>
        <w:tc>
          <w:tcPr>
            <w:tcW w:w="1000" w:type="pct"/>
            <w:shd w:val="clear" w:color="auto" w:fill="FFFFFF"/>
            <w:noWrap w:val="0"/>
            <w:vAlign w:val="center"/>
          </w:tcPr>
          <w:p w14:paraId="68B326BC">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数据类型</w:t>
            </w:r>
          </w:p>
        </w:tc>
        <w:tc>
          <w:tcPr>
            <w:tcW w:w="1000" w:type="pct"/>
            <w:shd w:val="clear" w:color="auto" w:fill="FFFFFF"/>
            <w:noWrap w:val="0"/>
            <w:vAlign w:val="center"/>
          </w:tcPr>
          <w:p w14:paraId="26884874">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约束</w:t>
            </w:r>
          </w:p>
        </w:tc>
        <w:tc>
          <w:tcPr>
            <w:tcW w:w="1001" w:type="pct"/>
            <w:shd w:val="clear" w:color="auto" w:fill="FFFFFF"/>
            <w:noWrap w:val="0"/>
            <w:vAlign w:val="center"/>
          </w:tcPr>
          <w:p w14:paraId="55D80194">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说明</w:t>
            </w:r>
          </w:p>
        </w:tc>
      </w:tr>
      <w:tr w14:paraId="4C6F59C9">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999" w:type="pct"/>
            <w:shd w:val="clear" w:color="auto" w:fill="FFFFFF"/>
            <w:noWrap w:val="0"/>
            <w:vAlign w:val="top"/>
          </w:tcPr>
          <w:p w14:paraId="43F6A78E">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js_code</w:t>
            </w:r>
          </w:p>
        </w:tc>
        <w:tc>
          <w:tcPr>
            <w:tcW w:w="1000" w:type="pct"/>
            <w:shd w:val="clear" w:color="auto" w:fill="FFFFFF"/>
            <w:noWrap w:val="0"/>
            <w:vAlign w:val="top"/>
          </w:tcPr>
          <w:p w14:paraId="181737AB">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小程序登录代码</w:t>
            </w:r>
          </w:p>
        </w:tc>
        <w:tc>
          <w:tcPr>
            <w:tcW w:w="1000" w:type="pct"/>
            <w:shd w:val="clear" w:color="auto" w:fill="FFFFFF"/>
            <w:noWrap w:val="0"/>
            <w:vAlign w:val="center"/>
          </w:tcPr>
          <w:p w14:paraId="30DBA1E9">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eastAsia" w:ascii="Consolas" w:hAnsi="Consolas" w:cs="Consolas"/>
                <w:color w:val="000000"/>
                <w:sz w:val="18"/>
                <w:szCs w:val="18"/>
              </w:rPr>
              <w:t>String</w:t>
            </w:r>
          </w:p>
        </w:tc>
        <w:tc>
          <w:tcPr>
            <w:tcW w:w="1000" w:type="pct"/>
            <w:shd w:val="clear" w:color="auto" w:fill="FFFFFF"/>
            <w:noWrap w:val="0"/>
            <w:vAlign w:val="center"/>
          </w:tcPr>
          <w:p w14:paraId="4859EB42">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必填</w:t>
            </w:r>
          </w:p>
        </w:tc>
        <w:tc>
          <w:tcPr>
            <w:tcW w:w="1001" w:type="pct"/>
            <w:shd w:val="clear" w:color="auto" w:fill="FFFFFF"/>
            <w:noWrap w:val="0"/>
            <w:vAlign w:val="center"/>
          </w:tcPr>
          <w:p w14:paraId="28ADD250">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p>
        </w:tc>
      </w:tr>
      <w:tr w14:paraId="73A8A99D">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999" w:type="pct"/>
            <w:shd w:val="clear" w:color="auto" w:fill="FFFFFF"/>
            <w:noWrap w:val="0"/>
            <w:vAlign w:val="top"/>
          </w:tcPr>
          <w:p w14:paraId="07BE9CF5">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phone_num</w:t>
            </w:r>
          </w:p>
        </w:tc>
        <w:tc>
          <w:tcPr>
            <w:tcW w:w="1000" w:type="pct"/>
            <w:shd w:val="clear" w:color="auto" w:fill="FFFFFF"/>
            <w:noWrap w:val="0"/>
            <w:vAlign w:val="top"/>
          </w:tcPr>
          <w:p w14:paraId="734AFE04">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手机号</w:t>
            </w:r>
          </w:p>
        </w:tc>
        <w:tc>
          <w:tcPr>
            <w:tcW w:w="1000" w:type="pct"/>
            <w:shd w:val="clear" w:color="auto" w:fill="FFFFFF"/>
            <w:noWrap w:val="0"/>
            <w:vAlign w:val="center"/>
          </w:tcPr>
          <w:p w14:paraId="4A18B819">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eastAsia" w:ascii="Consolas" w:hAnsi="Consolas" w:cs="Consolas"/>
                <w:color w:val="000000"/>
                <w:sz w:val="18"/>
                <w:szCs w:val="18"/>
              </w:rPr>
              <w:t>String</w:t>
            </w:r>
          </w:p>
        </w:tc>
        <w:tc>
          <w:tcPr>
            <w:tcW w:w="1000" w:type="pct"/>
            <w:shd w:val="clear" w:color="auto" w:fill="FFFFFF"/>
            <w:noWrap w:val="0"/>
            <w:vAlign w:val="center"/>
          </w:tcPr>
          <w:p w14:paraId="37865F29">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必填</w:t>
            </w:r>
          </w:p>
        </w:tc>
        <w:tc>
          <w:tcPr>
            <w:tcW w:w="1001" w:type="pct"/>
            <w:shd w:val="clear" w:color="auto" w:fill="FFFFFF"/>
            <w:noWrap w:val="0"/>
            <w:vAlign w:val="center"/>
          </w:tcPr>
          <w:p w14:paraId="13BC7CA0">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p>
        </w:tc>
      </w:tr>
      <w:tr w14:paraId="5904CC80">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999" w:type="pct"/>
            <w:shd w:val="clear" w:color="auto" w:fill="FFFFFF"/>
            <w:noWrap w:val="0"/>
            <w:vAlign w:val="top"/>
          </w:tcPr>
          <w:p w14:paraId="0C835ED8">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identity_num</w:t>
            </w:r>
          </w:p>
        </w:tc>
        <w:tc>
          <w:tcPr>
            <w:tcW w:w="1000" w:type="pct"/>
            <w:shd w:val="clear" w:color="auto" w:fill="FFFFFF"/>
            <w:noWrap w:val="0"/>
            <w:vAlign w:val="top"/>
          </w:tcPr>
          <w:p w14:paraId="7A073C18">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身份证号</w:t>
            </w:r>
          </w:p>
        </w:tc>
        <w:tc>
          <w:tcPr>
            <w:tcW w:w="1000" w:type="pct"/>
            <w:shd w:val="clear" w:color="auto" w:fill="FFFFFF"/>
            <w:noWrap w:val="0"/>
            <w:vAlign w:val="center"/>
          </w:tcPr>
          <w:p w14:paraId="5428B681">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eastAsia" w:ascii="Consolas" w:hAnsi="Consolas" w:cs="Consolas"/>
                <w:color w:val="000000"/>
                <w:sz w:val="18"/>
                <w:szCs w:val="18"/>
              </w:rPr>
              <w:t>String</w:t>
            </w:r>
          </w:p>
        </w:tc>
        <w:tc>
          <w:tcPr>
            <w:tcW w:w="1000" w:type="pct"/>
            <w:shd w:val="clear" w:color="auto" w:fill="FFFFFF"/>
            <w:noWrap w:val="0"/>
            <w:vAlign w:val="center"/>
          </w:tcPr>
          <w:p w14:paraId="547A62B8">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必填</w:t>
            </w:r>
          </w:p>
        </w:tc>
        <w:tc>
          <w:tcPr>
            <w:tcW w:w="1001" w:type="pct"/>
            <w:shd w:val="clear" w:color="auto" w:fill="FFFFFF"/>
            <w:noWrap w:val="0"/>
            <w:vAlign w:val="center"/>
          </w:tcPr>
          <w:p w14:paraId="614394DD">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p>
        </w:tc>
      </w:tr>
      <w:tr w14:paraId="2C54D595">
        <w:tblPrEx>
          <w:tblBorders>
            <w:top w:val="single" w:color="548DD4" w:sz="8" w:space="0"/>
            <w:left w:val="single" w:color="548DD4" w:sz="8" w:space="0"/>
            <w:bottom w:val="single" w:color="548DD4" w:sz="8" w:space="0"/>
            <w:right w:val="single" w:color="548DD4" w:sz="8" w:space="0"/>
            <w:insideH w:val="single" w:color="548DD4" w:sz="8" w:space="0"/>
            <w:insideV w:val="single" w:color="548DD4" w:sz="8" w:space="0"/>
          </w:tblBorders>
          <w:tblCellMar>
            <w:top w:w="0" w:type="dxa"/>
            <w:left w:w="108" w:type="dxa"/>
            <w:bottom w:w="0" w:type="dxa"/>
            <w:right w:w="108" w:type="dxa"/>
          </w:tblCellMar>
        </w:tblPrEx>
        <w:tc>
          <w:tcPr>
            <w:tcW w:w="999" w:type="pct"/>
            <w:shd w:val="clear" w:color="auto" w:fill="FFFFFF"/>
            <w:noWrap w:val="0"/>
            <w:vAlign w:val="top"/>
          </w:tcPr>
          <w:p w14:paraId="170B5ACD">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user_name</w:t>
            </w:r>
          </w:p>
        </w:tc>
        <w:tc>
          <w:tcPr>
            <w:tcW w:w="1000" w:type="pct"/>
            <w:shd w:val="clear" w:color="auto" w:fill="FFFFFF"/>
            <w:noWrap w:val="0"/>
            <w:vAlign w:val="top"/>
          </w:tcPr>
          <w:p w14:paraId="44706A6F">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姓名</w:t>
            </w:r>
          </w:p>
        </w:tc>
        <w:tc>
          <w:tcPr>
            <w:tcW w:w="1000" w:type="pct"/>
            <w:shd w:val="clear" w:color="auto" w:fill="FFFFFF"/>
            <w:noWrap w:val="0"/>
            <w:vAlign w:val="center"/>
          </w:tcPr>
          <w:p w14:paraId="67A0C194">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String</w:t>
            </w:r>
          </w:p>
        </w:tc>
        <w:tc>
          <w:tcPr>
            <w:tcW w:w="1000" w:type="pct"/>
            <w:shd w:val="clear" w:color="auto" w:fill="FFFFFF"/>
            <w:noWrap w:val="0"/>
            <w:vAlign w:val="center"/>
          </w:tcPr>
          <w:p w14:paraId="7077BF27">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r>
              <w:rPr>
                <w:rFonts w:hint="default" w:ascii="Consolas" w:hAnsi="Consolas" w:cs="Consolas"/>
                <w:color w:val="000000"/>
                <w:sz w:val="18"/>
                <w:szCs w:val="18"/>
              </w:rPr>
              <w:t>必填</w:t>
            </w:r>
          </w:p>
        </w:tc>
        <w:tc>
          <w:tcPr>
            <w:tcW w:w="1001" w:type="pct"/>
            <w:shd w:val="clear" w:color="auto" w:fill="FFFFFF"/>
            <w:noWrap w:val="0"/>
            <w:vAlign w:val="center"/>
          </w:tcPr>
          <w:p w14:paraId="506181DF">
            <w:pPr>
              <w:keepNext w:val="0"/>
              <w:keepLines w:val="0"/>
              <w:suppressLineNumbers w:val="0"/>
              <w:autoSpaceDE w:val="0"/>
              <w:autoSpaceDN w:val="0"/>
              <w:adjustRightInd w:val="0"/>
              <w:spacing w:before="0" w:beforeAutospacing="0" w:after="0" w:afterAutospacing="0"/>
              <w:ind w:left="0" w:right="0"/>
              <w:jc w:val="left"/>
              <w:rPr>
                <w:rFonts w:hint="default" w:ascii="Consolas" w:hAnsi="Consolas" w:cs="Consolas"/>
                <w:color w:val="000000"/>
                <w:sz w:val="18"/>
                <w:szCs w:val="18"/>
              </w:rPr>
            </w:pPr>
          </w:p>
        </w:tc>
      </w:tr>
    </w:tbl>
    <w:p w14:paraId="6EA3DF34">
      <w:pPr>
        <w:pStyle w:val="2"/>
        <w:rPr>
          <w:rFonts w:hint="default"/>
        </w:rPr>
      </w:pPr>
    </w:p>
    <w:p w14:paraId="3D97DC82">
      <w:pPr>
        <w:pStyle w:val="3"/>
        <w:keepLines w:val="0"/>
        <w:widowControl/>
        <w:numPr>
          <w:ilvl w:val="0"/>
          <w:numId w:val="5"/>
        </w:numPr>
        <w:autoSpaceDE w:val="0"/>
        <w:autoSpaceDN w:val="0"/>
        <w:spacing w:before="240" w:after="240" w:line="360" w:lineRule="auto"/>
        <w:ind w:left="0" w:firstLine="0"/>
        <w:textAlignment w:val="baseline"/>
        <w:rPr>
          <w:rFonts w:hint="eastAsia" w:ascii="仿宋" w:hAnsi="仿宋" w:eastAsia="仿宋" w:cs="Times New Roman"/>
          <w:b/>
          <w:bCs/>
          <w:lang w:eastAsia="zh-Hans"/>
        </w:rPr>
      </w:pPr>
      <w:bookmarkStart w:id="36" w:name="_Toc153180744"/>
      <w:r>
        <w:rPr>
          <w:rFonts w:hint="eastAsia" w:ascii="仿宋" w:hAnsi="仿宋" w:eastAsia="仿宋" w:cs="Times New Roman"/>
          <w:b/>
          <w:bCs/>
          <w:lang w:eastAsia="zh-Hans"/>
        </w:rPr>
        <w:t>模块设计</w:t>
      </w:r>
      <w:bookmarkEnd w:id="36"/>
    </w:p>
    <w:p w14:paraId="7699CF36">
      <w:pPr>
        <w:ind w:firstLine="420"/>
        <w:rPr>
          <w:lang w:eastAsia="zh-Hans"/>
        </w:rPr>
      </w:pPr>
      <w:r>
        <w:rPr>
          <w:rFonts w:hint="eastAsia" w:ascii="仿宋" w:hAnsi="仿宋" w:eastAsia="仿宋"/>
          <w:lang w:eastAsia="zh-Hans"/>
        </w:rPr>
        <w:t>本节将会对</w:t>
      </w:r>
      <w:r>
        <w:rPr>
          <w:rFonts w:hint="eastAsia" w:ascii="仿宋" w:hAnsi="仿宋" w:eastAsia="仿宋"/>
        </w:rPr>
        <w:t>全程健康档案浏览器1</w:t>
      </w:r>
      <w:r>
        <w:rPr>
          <w:rFonts w:ascii="仿宋" w:hAnsi="仿宋" w:eastAsia="仿宋"/>
        </w:rPr>
        <w:t>.</w:t>
      </w:r>
      <w:r>
        <w:rPr>
          <w:rFonts w:hint="eastAsia" w:ascii="仿宋" w:hAnsi="仿宋" w:eastAsia="仿宋"/>
          <w:lang w:val="en-US" w:eastAsia="zh-CN"/>
        </w:rPr>
        <w:t>1</w:t>
      </w:r>
      <w:r>
        <w:rPr>
          <w:rFonts w:ascii="仿宋" w:hAnsi="仿宋" w:eastAsia="仿宋"/>
        </w:rPr>
        <w:t>.0</w:t>
      </w:r>
      <w:r>
        <w:rPr>
          <w:rFonts w:hint="eastAsia" w:ascii="仿宋" w:hAnsi="仿宋" w:eastAsia="仿宋"/>
          <w:lang w:eastAsia="zh-Hans"/>
        </w:rPr>
        <w:t>模块功能进说明</w:t>
      </w:r>
      <w:r>
        <w:rPr>
          <w:rFonts w:ascii="仿宋" w:hAnsi="仿宋" w:eastAsia="仿宋"/>
          <w:lang w:eastAsia="zh-Hans"/>
        </w:rPr>
        <w:t>，</w:t>
      </w:r>
      <w:r>
        <w:rPr>
          <w:rFonts w:hint="eastAsia" w:ascii="仿宋" w:hAnsi="仿宋" w:eastAsia="仿宋"/>
          <w:lang w:eastAsia="zh-Hans"/>
        </w:rPr>
        <w:t>列出模块的大概功能以及模块间的关系</w:t>
      </w:r>
    </w:p>
    <w:p w14:paraId="341FC126">
      <w:pPr>
        <w:pStyle w:val="2"/>
        <w:rPr>
          <w:rFonts w:hint="eastAsia"/>
          <w:lang w:eastAsia="zh-Hans"/>
        </w:rPr>
      </w:pPr>
    </w:p>
    <w:p w14:paraId="79A2B353">
      <w:pPr>
        <w:pStyle w:val="2"/>
        <w:numPr>
          <w:ilvl w:val="2"/>
          <w:numId w:val="5"/>
        </w:numPr>
        <w:outlineLvl w:val="2"/>
        <w:rPr>
          <w:rFonts w:hint="eastAsia"/>
          <w:lang w:eastAsia="zh-Hans"/>
        </w:rPr>
      </w:pPr>
      <w:r>
        <w:rPr>
          <w:lang w:eastAsia="zh-Hans"/>
        </w:rPr>
        <w:t>诊疗服务</w:t>
      </w:r>
    </w:p>
    <w:p w14:paraId="6D973762">
      <w:pPr>
        <w:pStyle w:val="2"/>
        <w:ind w:firstLine="420"/>
        <w:rPr>
          <w:rFonts w:ascii="仿宋" w:hAnsi="仿宋" w:eastAsia="仿宋" w:cs="Times New Roman"/>
          <w:color w:val="auto"/>
          <w:kern w:val="2"/>
          <w:sz w:val="21"/>
          <w:lang w:eastAsia="zh-Hans"/>
        </w:rPr>
      </w:pPr>
      <w:r>
        <w:rPr>
          <w:rFonts w:ascii="仿宋" w:hAnsi="仿宋" w:eastAsia="仿宋" w:cs="Times New Roman"/>
          <w:color w:val="auto"/>
          <w:kern w:val="2"/>
          <w:sz w:val="21"/>
          <w:lang w:eastAsia="zh-Hans"/>
        </w:rPr>
        <w:t>诊疗</w:t>
      </w:r>
      <w:r>
        <w:rPr>
          <w:rFonts w:hint="eastAsia" w:ascii="仿宋" w:hAnsi="仿宋" w:eastAsia="仿宋" w:cs="Times New Roman"/>
          <w:color w:val="auto"/>
          <w:kern w:val="2"/>
          <w:sz w:val="21"/>
          <w:lang w:eastAsia="zh-Hans"/>
        </w:rPr>
        <w:t>服务</w:t>
      </w:r>
      <w:r>
        <w:rPr>
          <w:rFonts w:ascii="仿宋" w:hAnsi="仿宋" w:eastAsia="仿宋" w:cs="Times New Roman"/>
          <w:color w:val="auto"/>
          <w:kern w:val="2"/>
          <w:sz w:val="21"/>
          <w:lang w:eastAsia="zh-Hans"/>
        </w:rPr>
        <w:t>模块包括检查报告、检验报告、门诊记录、住院记录、用药记录。用户可以自由查看所选时间范围内的报告信息。</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7574"/>
      </w:tblGrid>
      <w:tr w14:paraId="4C54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78F99C51">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模块名</w:t>
            </w:r>
          </w:p>
        </w:tc>
        <w:tc>
          <w:tcPr>
            <w:tcW w:w="7574" w:type="dxa"/>
            <w:noWrap w:val="0"/>
            <w:vAlign w:val="top"/>
          </w:tcPr>
          <w:p w14:paraId="7103D1F2">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功能</w:t>
            </w:r>
          </w:p>
        </w:tc>
      </w:tr>
      <w:tr w14:paraId="10CB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996" w:type="dxa"/>
            <w:noWrap w:val="0"/>
            <w:vAlign w:val="top"/>
          </w:tcPr>
          <w:p w14:paraId="4EFB6259">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检查报告</w:t>
            </w:r>
          </w:p>
        </w:tc>
        <w:tc>
          <w:tcPr>
            <w:tcW w:w="7574" w:type="dxa"/>
            <w:noWrap w:val="0"/>
            <w:vAlign w:val="top"/>
          </w:tcPr>
          <w:p w14:paraId="3831171F">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可查看用户在多个机构的检查报告信息和检查报告详情。</w:t>
            </w:r>
          </w:p>
        </w:tc>
      </w:tr>
      <w:tr w14:paraId="698C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4C7E2149">
            <w:pPr>
              <w:keepNext w:val="0"/>
              <w:keepLines w:val="0"/>
              <w:widowControl/>
              <w:suppressLineNumbers w:val="0"/>
              <w:spacing w:before="0" w:beforeAutospacing="0" w:after="0" w:afterAutospacing="0"/>
              <w:ind w:left="0" w:right="0"/>
              <w:jc w:val="left"/>
              <w:rPr>
                <w:rFonts w:hint="default" w:ascii="仿宋" w:hAnsi="仿宋" w:eastAsia="仿宋" w:cs="Times New Roman"/>
                <w:lang w:eastAsia="zh-Hans"/>
              </w:rPr>
            </w:pPr>
            <w:r>
              <w:rPr>
                <w:rFonts w:hint="default" w:ascii="仿宋" w:hAnsi="仿宋" w:eastAsia="仿宋" w:cs="Times New Roman"/>
                <w:lang w:eastAsia="zh-Hans"/>
              </w:rPr>
              <w:t>检验报告</w:t>
            </w:r>
          </w:p>
          <w:p w14:paraId="723568B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p>
        </w:tc>
        <w:tc>
          <w:tcPr>
            <w:tcW w:w="7574" w:type="dxa"/>
            <w:noWrap w:val="0"/>
            <w:vAlign w:val="top"/>
          </w:tcPr>
          <w:p w14:paraId="2AEC643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可查看用户在多个机构的检检验报告信息和检验报告详情。可以通过点击某一项指标查看该指标趋势。</w:t>
            </w:r>
          </w:p>
        </w:tc>
      </w:tr>
      <w:tr w14:paraId="58FD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1C50B5F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门诊记录</w:t>
            </w:r>
          </w:p>
        </w:tc>
        <w:tc>
          <w:tcPr>
            <w:tcW w:w="7574" w:type="dxa"/>
            <w:noWrap w:val="0"/>
            <w:vAlign w:val="top"/>
          </w:tcPr>
          <w:p w14:paraId="3319F253">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查看用户多个机构的门诊记录，点击单一门诊记录查看该门诊记录所包含的检验检查用药等信息。</w:t>
            </w:r>
          </w:p>
        </w:tc>
      </w:tr>
      <w:tr w14:paraId="58EC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71DDF129">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住院记录</w:t>
            </w:r>
          </w:p>
        </w:tc>
        <w:tc>
          <w:tcPr>
            <w:tcW w:w="7574" w:type="dxa"/>
            <w:noWrap w:val="0"/>
            <w:vAlign w:val="top"/>
          </w:tcPr>
          <w:p w14:paraId="78AE8471">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查看用户多个机构的住院记录，点击单一住院记录查看该门诊记录所包含的检验检查用药等信息。</w:t>
            </w:r>
          </w:p>
        </w:tc>
      </w:tr>
      <w:tr w14:paraId="1EC1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0FD5A43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用药记录</w:t>
            </w:r>
          </w:p>
        </w:tc>
        <w:tc>
          <w:tcPr>
            <w:tcW w:w="7574" w:type="dxa"/>
            <w:noWrap w:val="0"/>
            <w:vAlign w:val="top"/>
          </w:tcPr>
          <w:p w14:paraId="346D896E">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可查看用户多个机构的发药记录。</w:t>
            </w:r>
          </w:p>
        </w:tc>
      </w:tr>
      <w:tr w14:paraId="4E87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298A0AC9">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病案首页</w:t>
            </w:r>
          </w:p>
        </w:tc>
        <w:tc>
          <w:tcPr>
            <w:tcW w:w="7574" w:type="dxa"/>
            <w:noWrap w:val="0"/>
            <w:vAlign w:val="top"/>
          </w:tcPr>
          <w:p w14:paraId="3A832E66">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查看用户多个机构的门急诊病案首页，展示就诊基本信息、诊断信息、手术操作及医疗费用等。</w:t>
            </w:r>
          </w:p>
        </w:tc>
      </w:tr>
      <w:tr w14:paraId="474C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noWrap w:val="0"/>
            <w:vAlign w:val="top"/>
          </w:tcPr>
          <w:p w14:paraId="5439224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AI报告解读</w:t>
            </w:r>
          </w:p>
        </w:tc>
        <w:tc>
          <w:tcPr>
            <w:tcW w:w="7574" w:type="dxa"/>
            <w:noWrap w:val="0"/>
            <w:vAlign w:val="top"/>
          </w:tcPr>
          <w:p w14:paraId="07B947B1">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基于检查报告和检验报告，通过AI智能生成深度解读报告，支持关键指标提取、异常项预警、健康建议以及与历史报告对比分析。</w:t>
            </w:r>
          </w:p>
        </w:tc>
      </w:tr>
    </w:tbl>
    <w:p w14:paraId="4C051997">
      <w:pPr>
        <w:pStyle w:val="2"/>
        <w:rPr>
          <w:rFonts w:hint="eastAsia"/>
          <w:lang w:val="en-US" w:eastAsia="zh-CN"/>
        </w:rPr>
      </w:pPr>
      <w:r>
        <w:rPr>
          <w:rFonts w:hint="eastAsia"/>
          <w:lang w:val="en-US" w:eastAsia="zh-CN"/>
        </w:rPr>
        <w:t>整体时序图</w:t>
      </w:r>
    </w:p>
    <w:p w14:paraId="777F6A53">
      <w:pPr>
        <w:pStyle w:val="2"/>
        <w:rPr>
          <w:rFonts w:hint="default"/>
          <w:lang w:val="en-US" w:eastAsia="zh-CN"/>
        </w:rPr>
      </w:pPr>
      <w:r>
        <w:rPr>
          <w:rFonts w:hint="default"/>
          <w:lang w:val="en-US" w:eastAsia="zh-CN"/>
        </w:rPr>
        <w:drawing>
          <wp:inline distT="0" distB="0" distL="114300" distR="114300">
            <wp:extent cx="5917565" cy="6653530"/>
            <wp:effectExtent l="0" t="0" r="635" b="1270"/>
            <wp:docPr id="34" name="图片 34" descr="检查记录与就医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检查记录与就医时序图"/>
                    <pic:cNvPicPr>
                      <a:picLocks noChangeAspect="1"/>
                    </pic:cNvPicPr>
                  </pic:nvPicPr>
                  <pic:blipFill>
                    <a:blip r:embed="rId13"/>
                    <a:stretch>
                      <a:fillRect/>
                    </a:stretch>
                  </pic:blipFill>
                  <pic:spPr>
                    <a:xfrm>
                      <a:off x="0" y="0"/>
                      <a:ext cx="5917565" cy="6653530"/>
                    </a:xfrm>
                    <a:prstGeom prst="rect">
                      <a:avLst/>
                    </a:prstGeom>
                  </pic:spPr>
                </pic:pic>
              </a:graphicData>
            </a:graphic>
          </wp:inline>
        </w:drawing>
      </w:r>
    </w:p>
    <w:p w14:paraId="27DE4745">
      <w:pPr>
        <w:pStyle w:val="2"/>
        <w:rPr>
          <w:rFonts w:hint="eastAsia"/>
          <w:lang w:val="en-US" w:eastAsia="zh-CN"/>
        </w:rPr>
      </w:pPr>
    </w:p>
    <w:p w14:paraId="7736C84E">
      <w:pPr>
        <w:pStyle w:val="2"/>
        <w:rPr>
          <w:rFonts w:hint="eastAsia"/>
          <w:lang w:val="en-US" w:eastAsia="zh-CN"/>
        </w:rPr>
      </w:pPr>
      <w:r>
        <w:rPr>
          <w:rFonts w:hint="eastAsia"/>
          <w:lang w:val="en-US" w:eastAsia="zh-CN"/>
        </w:rPr>
        <w:t>检查报告与检验报告的AI报告解读（AI生成的报告存库，便于之后的AI报告查看，减少token消耗）</w:t>
      </w:r>
    </w:p>
    <w:p w14:paraId="28F451FF">
      <w:pPr>
        <w:pStyle w:val="2"/>
        <w:rPr>
          <w:rFonts w:hint="eastAsia"/>
          <w:lang w:val="en-US" w:eastAsia="zh-CN"/>
        </w:rPr>
      </w:pPr>
      <w:r>
        <w:rPr>
          <w:rFonts w:hint="eastAsia"/>
          <w:lang w:val="en-US" w:eastAsia="zh-CN"/>
        </w:rPr>
        <w:t>AI报告解读流程图</w:t>
      </w:r>
    </w:p>
    <w:p w14:paraId="27C570D7">
      <w:pPr>
        <w:pStyle w:val="2"/>
        <w:rPr>
          <w:rFonts w:hint="default"/>
          <w:lang w:val="en-US" w:eastAsia="zh-CN"/>
        </w:rPr>
      </w:pPr>
      <w:r>
        <w:rPr>
          <w:rFonts w:hint="default"/>
          <w:lang w:val="en-US" w:eastAsia="zh-CN"/>
        </w:rPr>
        <w:drawing>
          <wp:inline distT="0" distB="0" distL="114300" distR="114300">
            <wp:extent cx="2531745" cy="9251315"/>
            <wp:effectExtent l="0" t="0" r="8255" b="6985"/>
            <wp:docPr id="21" name="图片 21" descr="AI报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I报告流程图"/>
                    <pic:cNvPicPr>
                      <a:picLocks noChangeAspect="1"/>
                    </pic:cNvPicPr>
                  </pic:nvPicPr>
                  <pic:blipFill>
                    <a:blip r:embed="rId14"/>
                    <a:stretch>
                      <a:fillRect/>
                    </a:stretch>
                  </pic:blipFill>
                  <pic:spPr>
                    <a:xfrm>
                      <a:off x="0" y="0"/>
                      <a:ext cx="2531745" cy="9251315"/>
                    </a:xfrm>
                    <a:prstGeom prst="rect">
                      <a:avLst/>
                    </a:prstGeom>
                  </pic:spPr>
                </pic:pic>
              </a:graphicData>
            </a:graphic>
          </wp:inline>
        </w:drawing>
      </w:r>
    </w:p>
    <w:p w14:paraId="3D848DAD">
      <w:pPr>
        <w:pStyle w:val="2"/>
        <w:rPr>
          <w:rFonts w:hint="eastAsia"/>
          <w:lang w:val="en-US" w:eastAsia="zh-CN"/>
        </w:rPr>
      </w:pPr>
      <w:r>
        <w:rPr>
          <w:rFonts w:hint="eastAsia"/>
          <w:lang w:val="en-US" w:eastAsia="zh-CN"/>
        </w:rPr>
        <w:t>AI报告解读时序图</w:t>
      </w:r>
    </w:p>
    <w:p w14:paraId="75200112">
      <w:pPr>
        <w:pStyle w:val="2"/>
        <w:rPr>
          <w:rFonts w:hint="default"/>
          <w:lang w:val="en-US" w:eastAsia="zh-CN"/>
        </w:rPr>
      </w:pPr>
      <w:r>
        <w:rPr>
          <w:rFonts w:hint="default"/>
          <w:lang w:val="en-US" w:eastAsia="zh-CN"/>
        </w:rPr>
        <w:drawing>
          <wp:inline distT="0" distB="0" distL="114300" distR="114300">
            <wp:extent cx="5923915" cy="3887470"/>
            <wp:effectExtent l="0" t="0" r="6985" b="11430"/>
            <wp:docPr id="23" name="图片 23" descr="AI报告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I报告时序图"/>
                    <pic:cNvPicPr>
                      <a:picLocks noChangeAspect="1"/>
                    </pic:cNvPicPr>
                  </pic:nvPicPr>
                  <pic:blipFill>
                    <a:blip r:embed="rId15"/>
                    <a:stretch>
                      <a:fillRect/>
                    </a:stretch>
                  </pic:blipFill>
                  <pic:spPr>
                    <a:xfrm>
                      <a:off x="0" y="0"/>
                      <a:ext cx="5923915" cy="3887470"/>
                    </a:xfrm>
                    <a:prstGeom prst="rect">
                      <a:avLst/>
                    </a:prstGeom>
                  </pic:spPr>
                </pic:pic>
              </a:graphicData>
            </a:graphic>
          </wp:inline>
        </w:drawing>
      </w:r>
    </w:p>
    <w:p w14:paraId="40707C84">
      <w:pPr>
        <w:pStyle w:val="2"/>
        <w:rPr>
          <w:rFonts w:hint="default"/>
          <w:lang w:val="en-US" w:eastAsia="zh-CN"/>
        </w:rPr>
      </w:pPr>
    </w:p>
    <w:p w14:paraId="61A12893">
      <w:pPr>
        <w:pStyle w:val="2"/>
        <w:rPr>
          <w:rFonts w:hint="eastAsia"/>
          <w:lang w:eastAsia="zh-Hans"/>
        </w:rPr>
      </w:pPr>
    </w:p>
    <w:p w14:paraId="17B89131">
      <w:pPr>
        <w:pStyle w:val="2"/>
        <w:numPr>
          <w:ilvl w:val="2"/>
          <w:numId w:val="5"/>
        </w:numPr>
        <w:outlineLvl w:val="2"/>
        <w:rPr>
          <w:lang w:eastAsia="zh-Hans"/>
        </w:rPr>
      </w:pPr>
      <w:r>
        <w:rPr>
          <w:lang w:eastAsia="zh-Hans"/>
        </w:rPr>
        <w:t>公共卫生</w:t>
      </w:r>
    </w:p>
    <w:p w14:paraId="6C80F0F4">
      <w:pPr>
        <w:pStyle w:val="2"/>
        <w:ind w:firstLine="420"/>
        <w:rPr>
          <w:rFonts w:ascii="仿宋" w:hAnsi="仿宋" w:eastAsia="仿宋" w:cs="Times New Roman"/>
          <w:color w:val="auto"/>
          <w:kern w:val="2"/>
          <w:sz w:val="21"/>
          <w:lang w:eastAsia="zh-Hans"/>
        </w:rPr>
      </w:pPr>
      <w:r>
        <w:rPr>
          <w:rFonts w:ascii="仿宋" w:hAnsi="仿宋" w:eastAsia="仿宋" w:cs="Times New Roman"/>
          <w:color w:val="auto"/>
          <w:kern w:val="2"/>
          <w:sz w:val="21"/>
          <w:lang w:eastAsia="zh-Hans"/>
        </w:rPr>
        <w:t>公共卫生模块包括用户健康档案、健康体检、高血压管理、糖尿病管理、中医管理</w:t>
      </w:r>
      <w:r>
        <w:rPr>
          <w:rFonts w:hint="eastAsia" w:ascii="仿宋" w:hAnsi="仿宋" w:eastAsia="仿宋" w:cs="Times New Roman"/>
          <w:color w:val="auto"/>
          <w:kern w:val="2"/>
          <w:sz w:val="21"/>
          <w:lang w:eastAsia="zh-CN"/>
        </w:rPr>
        <w:t>、</w:t>
      </w:r>
      <w:r>
        <w:rPr>
          <w:rFonts w:hint="default" w:ascii="仿宋" w:hAnsi="仿宋" w:eastAsia="仿宋" w:cs="Times New Roman"/>
          <w:color w:val="auto"/>
          <w:kern w:val="2"/>
          <w:sz w:val="21"/>
          <w:lang w:eastAsia="zh-Hans"/>
        </w:rPr>
        <w:t>糖尿病管理</w:t>
      </w:r>
      <w:r>
        <w:rPr>
          <w:rFonts w:hint="eastAsia" w:ascii="仿宋" w:hAnsi="仿宋" w:eastAsia="仿宋" w:cs="Times New Roman"/>
          <w:color w:val="auto"/>
          <w:kern w:val="2"/>
          <w:sz w:val="21"/>
          <w:lang w:eastAsia="zh-CN"/>
        </w:rPr>
        <w:t>、</w:t>
      </w:r>
      <w:r>
        <w:rPr>
          <w:rFonts w:hint="eastAsia" w:ascii="仿宋" w:hAnsi="仿宋" w:eastAsia="仿宋" w:cs="Times New Roman"/>
          <w:color w:val="auto"/>
          <w:kern w:val="2"/>
          <w:sz w:val="21"/>
          <w:lang w:val="en-US" w:eastAsia="zh-CN"/>
        </w:rPr>
        <w:t>儿童管理、妇女保健、慢阻肺、高危管理、肿瘤管理、心脑血管、老年人自理能力评估、健康教育、预防接种</w:t>
      </w:r>
      <w:r>
        <w:rPr>
          <w:rFonts w:ascii="仿宋" w:hAnsi="仿宋" w:eastAsia="仿宋" w:cs="Times New Roman"/>
          <w:color w:val="auto"/>
          <w:kern w:val="2"/>
          <w:sz w:val="21"/>
          <w:lang w:eastAsia="zh-Hans"/>
        </w:rPr>
        <w:t>。用户可自行查看相关数据。</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587"/>
      </w:tblGrid>
      <w:tr w14:paraId="65CD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4DD09C10">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模块名</w:t>
            </w:r>
          </w:p>
        </w:tc>
        <w:tc>
          <w:tcPr>
            <w:tcW w:w="7587" w:type="dxa"/>
            <w:noWrap w:val="0"/>
            <w:vAlign w:val="top"/>
          </w:tcPr>
          <w:p w14:paraId="05F5EE69">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功能</w:t>
            </w:r>
          </w:p>
        </w:tc>
      </w:tr>
      <w:tr w14:paraId="3DF7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0AFE47F9">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居民档案</w:t>
            </w:r>
          </w:p>
        </w:tc>
        <w:tc>
          <w:tcPr>
            <w:tcW w:w="7587" w:type="dxa"/>
            <w:noWrap w:val="0"/>
            <w:vAlign w:val="top"/>
          </w:tcPr>
          <w:p w14:paraId="46A9EF1C">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健康档案展示用户基本信息和健康信息。居民信息包括姓名住址等详细信息等。健康信息包括身高体重过敏史等。</w:t>
            </w:r>
          </w:p>
        </w:tc>
      </w:tr>
      <w:tr w14:paraId="56CC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406647E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健康体检</w:t>
            </w:r>
          </w:p>
        </w:tc>
        <w:tc>
          <w:tcPr>
            <w:tcW w:w="7587" w:type="dxa"/>
            <w:noWrap w:val="0"/>
            <w:vAlign w:val="top"/>
          </w:tcPr>
          <w:p w14:paraId="479DE9A1">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健康体检包括用户多个机构的体检记录和体检记录详细。可查看记录有无异常，各项指标是否正常等功能。</w:t>
            </w:r>
          </w:p>
        </w:tc>
      </w:tr>
      <w:tr w14:paraId="56F4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25C0FA42">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高血压管理</w:t>
            </w:r>
          </w:p>
        </w:tc>
        <w:tc>
          <w:tcPr>
            <w:tcW w:w="7587" w:type="dxa"/>
            <w:noWrap w:val="0"/>
            <w:vAlign w:val="top"/>
          </w:tcPr>
          <w:p w14:paraId="6AEDD81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高血压管理展示用户高血压情况和随访记录。</w:t>
            </w:r>
          </w:p>
        </w:tc>
      </w:tr>
      <w:tr w14:paraId="78C6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7E79F51C">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中医管理</w:t>
            </w:r>
          </w:p>
        </w:tc>
        <w:tc>
          <w:tcPr>
            <w:tcW w:w="7587" w:type="dxa"/>
            <w:noWrap w:val="0"/>
            <w:vAlign w:val="top"/>
          </w:tcPr>
          <w:p w14:paraId="17F5148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中医管理展示用户中医治疗记录，包括中医保健指导和体质辨识报告等。</w:t>
            </w:r>
          </w:p>
        </w:tc>
      </w:tr>
      <w:tr w14:paraId="1F44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44EFC6D8">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糖尿病管理</w:t>
            </w:r>
          </w:p>
        </w:tc>
        <w:tc>
          <w:tcPr>
            <w:tcW w:w="7587" w:type="dxa"/>
            <w:noWrap w:val="0"/>
            <w:vAlign w:val="top"/>
          </w:tcPr>
          <w:p w14:paraId="3223AF25">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糖尿病管理展示用户糖尿病信息和对应随访记录。</w:t>
            </w:r>
          </w:p>
        </w:tc>
      </w:tr>
      <w:tr w14:paraId="2C4E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136E0582">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儿童管理</w:t>
            </w:r>
          </w:p>
        </w:tc>
        <w:tc>
          <w:tcPr>
            <w:tcW w:w="7587" w:type="dxa"/>
            <w:noWrap w:val="0"/>
            <w:vAlign w:val="top"/>
          </w:tcPr>
          <w:p w14:paraId="4BF96435">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儿童健康档案以及儿保记录</w:t>
            </w:r>
          </w:p>
        </w:tc>
      </w:tr>
      <w:tr w14:paraId="3210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3B853375">
            <w:pPr>
              <w:pStyle w:val="2"/>
              <w:keepNext w:val="0"/>
              <w:keepLines w:val="0"/>
              <w:suppressLineNumbers w:val="0"/>
              <w:spacing w:before="0" w:beforeAutospacing="0" w:after="0" w:afterAutospacing="0"/>
              <w:ind w:left="0" w:right="0"/>
              <w:jc w:val="both"/>
              <w:rPr>
                <w:rFonts w:hint="eastAsia"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妇女保健</w:t>
            </w:r>
          </w:p>
        </w:tc>
        <w:tc>
          <w:tcPr>
            <w:tcW w:w="7587" w:type="dxa"/>
            <w:noWrap w:val="0"/>
            <w:vAlign w:val="top"/>
          </w:tcPr>
          <w:p w14:paraId="79232CDE">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孕产妇建档以及产检记录</w:t>
            </w:r>
          </w:p>
        </w:tc>
      </w:tr>
      <w:tr w14:paraId="1817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2B6DF03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慢阻肺</w:t>
            </w:r>
          </w:p>
        </w:tc>
        <w:tc>
          <w:tcPr>
            <w:tcW w:w="7587" w:type="dxa"/>
            <w:noWrap w:val="0"/>
            <w:vAlign w:val="top"/>
          </w:tcPr>
          <w:p w14:paraId="4479E372">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展示用户慢阻肺专项档案及随访记录，包括确诊信息、危险因素、肺功能等辅助检查结果，以及随访分类、控制情况和干预建议。</w:t>
            </w:r>
          </w:p>
        </w:tc>
      </w:tr>
      <w:tr w14:paraId="7767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09552FCA">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肺结核</w:t>
            </w:r>
          </w:p>
        </w:tc>
        <w:tc>
          <w:tcPr>
            <w:tcW w:w="7587" w:type="dxa"/>
            <w:noWrap w:val="0"/>
            <w:vAlign w:val="top"/>
          </w:tcPr>
          <w:p w14:paraId="28E49813">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展示用户肺结核首次入户访视及随访记录，包括服药率、症状表现、不良反应等信息。</w:t>
            </w:r>
          </w:p>
        </w:tc>
      </w:tr>
      <w:tr w14:paraId="0B47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3B577B6F">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高危管理</w:t>
            </w:r>
          </w:p>
        </w:tc>
        <w:tc>
          <w:tcPr>
            <w:tcW w:w="7587" w:type="dxa"/>
            <w:noWrap w:val="0"/>
            <w:vAlign w:val="top"/>
          </w:tcPr>
          <w:p w14:paraId="7BB7096C">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展示用户高血压、糖尿病等高危人群专项档案及随访记录，包括高危异常指标、体征检查、生活方式指导与随访结果。</w:t>
            </w:r>
          </w:p>
        </w:tc>
      </w:tr>
      <w:tr w14:paraId="4991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2590A2A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肿瘤管理</w:t>
            </w:r>
          </w:p>
        </w:tc>
        <w:tc>
          <w:tcPr>
            <w:tcW w:w="7587" w:type="dxa"/>
            <w:noWrap w:val="0"/>
            <w:vAlign w:val="top"/>
          </w:tcPr>
          <w:p w14:paraId="4449F1D2">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展示用户肿瘤专项档案及随访记录，包括肿瘤分期、诊断与治疗信息、卡氏评分及随访指导内容。</w:t>
            </w:r>
          </w:p>
        </w:tc>
      </w:tr>
      <w:tr w14:paraId="6324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6D60DF96">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心脑血管</w:t>
            </w:r>
          </w:p>
        </w:tc>
        <w:tc>
          <w:tcPr>
            <w:tcW w:w="7587" w:type="dxa"/>
            <w:noWrap w:val="0"/>
            <w:vAlign w:val="top"/>
          </w:tcPr>
          <w:p w14:paraId="60B8C8CC">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展示用户心脑血管评估结果及随访记录，包括心脑血管分级、危险因素、体征检查与随访干预意见。</w:t>
            </w:r>
          </w:p>
        </w:tc>
      </w:tr>
      <w:tr w14:paraId="324F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5439115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老年人自理能力评估</w:t>
            </w:r>
          </w:p>
        </w:tc>
        <w:tc>
          <w:tcPr>
            <w:tcW w:w="7587" w:type="dxa"/>
            <w:noWrap w:val="0"/>
            <w:vAlign w:val="top"/>
          </w:tcPr>
          <w:p w14:paraId="1C1F6BD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基于健康体检数据，展示老年人健康状态自我评估、生活自理能力评估、认知功能初筛与情感状态初筛等评估结果。</w:t>
            </w:r>
          </w:p>
        </w:tc>
      </w:tr>
      <w:tr w14:paraId="47E5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65DF89EA">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健康教育</w:t>
            </w:r>
          </w:p>
        </w:tc>
        <w:tc>
          <w:tcPr>
            <w:tcW w:w="7587" w:type="dxa"/>
            <w:noWrap w:val="0"/>
            <w:vAlign w:val="top"/>
          </w:tcPr>
          <w:p w14:paraId="506FC4FF">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展示用户健康教育记录，包括干预方式、干预地点、干预医生、健康教育处方与健康指导意见等。</w:t>
            </w:r>
          </w:p>
        </w:tc>
      </w:tr>
      <w:tr w14:paraId="1DEF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0D55F819">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预防接种</w:t>
            </w:r>
          </w:p>
        </w:tc>
        <w:tc>
          <w:tcPr>
            <w:tcW w:w="7587" w:type="dxa"/>
            <w:noWrap w:val="0"/>
            <w:vAlign w:val="top"/>
          </w:tcPr>
          <w:p w14:paraId="6E71D7FE">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展示用户疫苗接种记录，包括疫苗名称、接种剂次、接种单位、接种部位、疫苗批号与生产企业等信息。</w:t>
            </w:r>
          </w:p>
        </w:tc>
      </w:tr>
    </w:tbl>
    <w:p w14:paraId="2DF654B7">
      <w:pPr>
        <w:pStyle w:val="2"/>
        <w:rPr>
          <w:rFonts w:hint="eastAsia"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公卫模块查询时序图</w:t>
      </w:r>
    </w:p>
    <w:p w14:paraId="3341BBF6">
      <w:pPr>
        <w:pStyle w:val="2"/>
        <w:rPr>
          <w:rFonts w:hint="default" w:ascii="仿宋" w:hAnsi="仿宋" w:eastAsia="仿宋" w:cs="Times New Roman"/>
          <w:color w:val="auto"/>
          <w:kern w:val="2"/>
          <w:sz w:val="21"/>
          <w:lang w:val="en-US" w:eastAsia="zh-CN"/>
        </w:rPr>
      </w:pPr>
      <w:r>
        <w:rPr>
          <w:rFonts w:hint="default" w:ascii="仿宋" w:hAnsi="仿宋" w:eastAsia="仿宋" w:cs="Times New Roman"/>
          <w:color w:val="auto"/>
          <w:kern w:val="2"/>
          <w:sz w:val="21"/>
          <w:lang w:val="en-US" w:eastAsia="zh-CN"/>
        </w:rPr>
        <w:drawing>
          <wp:inline distT="0" distB="0" distL="114300" distR="114300">
            <wp:extent cx="5905500" cy="5817235"/>
            <wp:effectExtent l="0" t="0" r="0" b="12065"/>
            <wp:docPr id="33" name="图片 33" descr="公卫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公卫时序图"/>
                    <pic:cNvPicPr>
                      <a:picLocks noChangeAspect="1"/>
                    </pic:cNvPicPr>
                  </pic:nvPicPr>
                  <pic:blipFill>
                    <a:blip r:embed="rId16"/>
                    <a:stretch>
                      <a:fillRect/>
                    </a:stretch>
                  </pic:blipFill>
                  <pic:spPr>
                    <a:xfrm>
                      <a:off x="0" y="0"/>
                      <a:ext cx="5905500" cy="5817235"/>
                    </a:xfrm>
                    <a:prstGeom prst="rect">
                      <a:avLst/>
                    </a:prstGeom>
                  </pic:spPr>
                </pic:pic>
              </a:graphicData>
            </a:graphic>
          </wp:inline>
        </w:drawing>
      </w:r>
    </w:p>
    <w:p w14:paraId="542928DF">
      <w:pPr>
        <w:pStyle w:val="2"/>
        <w:rPr>
          <w:rFonts w:ascii="仿宋" w:hAnsi="仿宋" w:eastAsia="仿宋" w:cs="Times New Roman"/>
          <w:color w:val="auto"/>
          <w:kern w:val="2"/>
          <w:sz w:val="21"/>
          <w:lang w:eastAsia="zh-Hans"/>
        </w:rPr>
      </w:pPr>
    </w:p>
    <w:p w14:paraId="55BCBEC2">
      <w:pPr>
        <w:pStyle w:val="2"/>
        <w:numPr>
          <w:ilvl w:val="2"/>
          <w:numId w:val="5"/>
        </w:numPr>
        <w:outlineLvl w:val="2"/>
        <w:rPr>
          <w:lang w:eastAsia="zh-Hans"/>
        </w:rPr>
      </w:pPr>
      <w:r>
        <w:rPr>
          <w:lang w:eastAsia="zh-Hans"/>
        </w:rPr>
        <w:t>消息</w:t>
      </w:r>
      <w:r>
        <w:rPr>
          <w:rFonts w:hint="eastAsia"/>
          <w:lang w:eastAsia="zh-Hans"/>
        </w:rPr>
        <w:t>管理</w:t>
      </w:r>
    </w:p>
    <w:p w14:paraId="293300D1">
      <w:pPr>
        <w:pStyle w:val="2"/>
        <w:ind w:firstLine="420"/>
        <w:rPr>
          <w:lang w:eastAsia="zh-Hans"/>
        </w:rPr>
      </w:pPr>
      <w:r>
        <w:rPr>
          <w:rFonts w:ascii="仿宋" w:hAnsi="仿宋" w:eastAsia="仿宋" w:cs="Times New Roman"/>
          <w:color w:val="auto"/>
          <w:kern w:val="2"/>
          <w:sz w:val="21"/>
          <w:lang w:eastAsia="zh-Hans"/>
        </w:rPr>
        <w:t>消息管理包含调阅消息和系统消息</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587"/>
      </w:tblGrid>
      <w:tr w14:paraId="06AC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43BE4BF9">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模块名</w:t>
            </w:r>
          </w:p>
        </w:tc>
        <w:tc>
          <w:tcPr>
            <w:tcW w:w="7587" w:type="dxa"/>
            <w:noWrap w:val="0"/>
            <w:vAlign w:val="top"/>
          </w:tcPr>
          <w:p w14:paraId="6A565238">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功能</w:t>
            </w:r>
          </w:p>
        </w:tc>
      </w:tr>
      <w:tr w14:paraId="01CB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5B92CE1D">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调阅消息</w:t>
            </w:r>
          </w:p>
        </w:tc>
        <w:tc>
          <w:tcPr>
            <w:tcW w:w="7587" w:type="dxa"/>
            <w:noWrap w:val="0"/>
            <w:vAlign w:val="top"/>
          </w:tcPr>
          <w:p w14:paraId="74E9665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展示三方或家庭成员对当前用户健康档案的调阅记录</w:t>
            </w:r>
          </w:p>
        </w:tc>
      </w:tr>
      <w:tr w14:paraId="0CB7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541CDBE1">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系统消息</w:t>
            </w:r>
          </w:p>
        </w:tc>
        <w:tc>
          <w:tcPr>
            <w:tcW w:w="7587" w:type="dxa"/>
            <w:noWrap w:val="0"/>
            <w:vAlign w:val="top"/>
          </w:tcPr>
          <w:p w14:paraId="6A565A8E">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展示系统消息，包括家庭成员绑定等消息。</w:t>
            </w:r>
          </w:p>
        </w:tc>
      </w:tr>
    </w:tbl>
    <w:p w14:paraId="2408695E">
      <w:pPr>
        <w:pStyle w:val="2"/>
        <w:rPr>
          <w:rFonts w:hint="eastAsia"/>
          <w:lang w:val="en-US" w:eastAsia="zh-CN"/>
        </w:rPr>
      </w:pPr>
      <w:r>
        <w:rPr>
          <w:rFonts w:hint="eastAsia"/>
          <w:lang w:val="en-US" w:eastAsia="zh-CN"/>
        </w:rPr>
        <w:t>调阅消息时序图</w:t>
      </w:r>
    </w:p>
    <w:p w14:paraId="624CEFBE">
      <w:pPr>
        <w:pStyle w:val="2"/>
        <w:rPr>
          <w:rFonts w:hint="default"/>
          <w:lang w:val="en-US" w:eastAsia="zh-CN"/>
        </w:rPr>
      </w:pPr>
      <w:r>
        <w:rPr>
          <w:rFonts w:hint="default"/>
          <w:lang w:val="en-US" w:eastAsia="zh-CN"/>
        </w:rPr>
        <w:drawing>
          <wp:inline distT="0" distB="0" distL="114300" distR="114300">
            <wp:extent cx="5917565" cy="4192905"/>
            <wp:effectExtent l="0" t="0" r="635" b="10795"/>
            <wp:docPr id="31" name="图片 31" descr="档案调阅消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档案调阅消息时序图"/>
                    <pic:cNvPicPr>
                      <a:picLocks noChangeAspect="1"/>
                    </pic:cNvPicPr>
                  </pic:nvPicPr>
                  <pic:blipFill>
                    <a:blip r:embed="rId17"/>
                    <a:stretch>
                      <a:fillRect/>
                    </a:stretch>
                  </pic:blipFill>
                  <pic:spPr>
                    <a:xfrm>
                      <a:off x="0" y="0"/>
                      <a:ext cx="5917565" cy="4192905"/>
                    </a:xfrm>
                    <a:prstGeom prst="rect">
                      <a:avLst/>
                    </a:prstGeom>
                  </pic:spPr>
                </pic:pic>
              </a:graphicData>
            </a:graphic>
          </wp:inline>
        </w:drawing>
      </w:r>
    </w:p>
    <w:p w14:paraId="5186E112">
      <w:pPr>
        <w:pStyle w:val="2"/>
        <w:rPr>
          <w:rFonts w:hint="eastAsia"/>
          <w:lang w:val="en-US" w:eastAsia="zh-CN"/>
        </w:rPr>
      </w:pPr>
      <w:r>
        <w:rPr>
          <w:rFonts w:hint="eastAsia"/>
          <w:lang w:val="en-US" w:eastAsia="zh-CN"/>
        </w:rPr>
        <w:t>系统消息时序图</w:t>
      </w:r>
    </w:p>
    <w:p w14:paraId="36146B9F">
      <w:pPr>
        <w:pStyle w:val="2"/>
        <w:rPr>
          <w:rFonts w:hint="default"/>
          <w:lang w:val="en-US" w:eastAsia="zh-CN"/>
        </w:rPr>
      </w:pPr>
      <w:r>
        <w:rPr>
          <w:rFonts w:hint="default"/>
          <w:lang w:val="en-US" w:eastAsia="zh-CN"/>
        </w:rPr>
        <w:drawing>
          <wp:inline distT="0" distB="0" distL="114300" distR="114300">
            <wp:extent cx="5928360" cy="4914900"/>
            <wp:effectExtent l="0" t="0" r="2540" b="0"/>
            <wp:docPr id="32" name="图片 32" descr="系统消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系统消息时序图"/>
                    <pic:cNvPicPr>
                      <a:picLocks noChangeAspect="1"/>
                    </pic:cNvPicPr>
                  </pic:nvPicPr>
                  <pic:blipFill>
                    <a:blip r:embed="rId18"/>
                    <a:stretch>
                      <a:fillRect/>
                    </a:stretch>
                  </pic:blipFill>
                  <pic:spPr>
                    <a:xfrm>
                      <a:off x="0" y="0"/>
                      <a:ext cx="5928360" cy="4914900"/>
                    </a:xfrm>
                    <a:prstGeom prst="rect">
                      <a:avLst/>
                    </a:prstGeom>
                  </pic:spPr>
                </pic:pic>
              </a:graphicData>
            </a:graphic>
          </wp:inline>
        </w:drawing>
      </w:r>
    </w:p>
    <w:p w14:paraId="52E2EDE2">
      <w:pPr>
        <w:pStyle w:val="2"/>
        <w:rPr>
          <w:lang w:eastAsia="zh-Hans"/>
        </w:rPr>
      </w:pPr>
    </w:p>
    <w:p w14:paraId="0B61A8A5">
      <w:pPr>
        <w:pStyle w:val="2"/>
        <w:numPr>
          <w:ilvl w:val="2"/>
          <w:numId w:val="5"/>
        </w:numPr>
        <w:outlineLvl w:val="2"/>
        <w:rPr>
          <w:lang w:eastAsia="zh-Hans"/>
        </w:rPr>
      </w:pPr>
      <w:r>
        <w:rPr>
          <w:lang w:eastAsia="zh-Hans"/>
        </w:rPr>
        <w:t>个人</w:t>
      </w:r>
      <w:r>
        <w:rPr>
          <w:rFonts w:hint="eastAsia"/>
          <w:lang w:eastAsia="zh-Hans"/>
        </w:rPr>
        <w:t>管理</w:t>
      </w:r>
    </w:p>
    <w:p w14:paraId="462ED406">
      <w:pPr>
        <w:pStyle w:val="2"/>
        <w:ind w:firstLine="420"/>
      </w:pPr>
      <w:r>
        <w:rPr>
          <w:rFonts w:ascii="仿宋" w:hAnsi="仿宋" w:eastAsia="仿宋" w:cs="Times New Roman"/>
          <w:color w:val="auto"/>
          <w:kern w:val="2"/>
          <w:sz w:val="21"/>
          <w:lang w:eastAsia="zh-Hans"/>
        </w:rPr>
        <w:t>个人管理模块包括家庭成员管理、我的健康档案、我的健康监测、隐私权限设置。</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587"/>
      </w:tblGrid>
      <w:tr w14:paraId="613F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04253413">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模块名</w:t>
            </w:r>
          </w:p>
        </w:tc>
        <w:tc>
          <w:tcPr>
            <w:tcW w:w="7587" w:type="dxa"/>
            <w:noWrap w:val="0"/>
            <w:vAlign w:val="top"/>
          </w:tcPr>
          <w:p w14:paraId="4F4A48C8">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功能</w:t>
            </w:r>
          </w:p>
        </w:tc>
      </w:tr>
      <w:tr w14:paraId="42BE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11E16D9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家庭成员管理</w:t>
            </w:r>
          </w:p>
        </w:tc>
        <w:tc>
          <w:tcPr>
            <w:tcW w:w="7587" w:type="dxa"/>
            <w:noWrap w:val="0"/>
            <w:vAlign w:val="top"/>
          </w:tcPr>
          <w:p w14:paraId="3E8D60A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用户可添加家庭成员，添加之后可查看对应家庭成员的健康档案。</w:t>
            </w:r>
          </w:p>
        </w:tc>
      </w:tr>
      <w:tr w14:paraId="23AF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61E6EB1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我的健康档案</w:t>
            </w:r>
          </w:p>
        </w:tc>
        <w:tc>
          <w:tcPr>
            <w:tcW w:w="7587" w:type="dxa"/>
            <w:noWrap w:val="0"/>
            <w:vAlign w:val="top"/>
          </w:tcPr>
          <w:p w14:paraId="3E5B0F7B">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展示当前用户的健康档案基本信息。</w:t>
            </w:r>
          </w:p>
        </w:tc>
      </w:tr>
      <w:tr w14:paraId="7553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70BA8174">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我的健康监测</w:t>
            </w:r>
          </w:p>
        </w:tc>
        <w:tc>
          <w:tcPr>
            <w:tcW w:w="7587" w:type="dxa"/>
            <w:noWrap w:val="0"/>
            <w:vAlign w:val="top"/>
          </w:tcPr>
          <w:p w14:paraId="4C469502">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展示当前用户近期血压血糖心率测量信息。</w:t>
            </w:r>
          </w:p>
        </w:tc>
      </w:tr>
      <w:tr w14:paraId="1F2A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17D83CB6">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隐私权限管理</w:t>
            </w:r>
          </w:p>
        </w:tc>
        <w:tc>
          <w:tcPr>
            <w:tcW w:w="7587" w:type="dxa"/>
            <w:noWrap w:val="0"/>
            <w:vAlign w:val="top"/>
          </w:tcPr>
          <w:p w14:paraId="2B04E58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允许用户对个人健康档案进行隐私管理，配置各业务模块是否对三方展示，包括医域边界（屏蔽指定医疗机构）、隐私保险箱（按模块屏蔽诊疗业务数据）、调阅安全锁（调阅档案需密码验证）、访问即时通（档案被调阅时实时短信通知）等。</w:t>
            </w:r>
          </w:p>
        </w:tc>
      </w:tr>
      <w:tr w14:paraId="2169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11062C3F">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健康摘要</w:t>
            </w:r>
          </w:p>
        </w:tc>
        <w:tc>
          <w:tcPr>
            <w:tcW w:w="7587" w:type="dxa"/>
            <w:noWrap w:val="0"/>
            <w:vAlign w:val="top"/>
          </w:tcPr>
          <w:p w14:paraId="6BE73F05">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基于个人健康档案，AI自动生成居民健康综合分析报告，包括主要健康问题、异常检查指标、潜在疾病风险与健康建议。</w:t>
            </w:r>
          </w:p>
        </w:tc>
      </w:tr>
    </w:tbl>
    <w:p w14:paraId="4CA85D71">
      <w:pPr>
        <w:pStyle w:val="2"/>
        <w:rPr>
          <w:lang w:eastAsia="zh-Hans"/>
        </w:rPr>
      </w:pPr>
    </w:p>
    <w:p w14:paraId="0D93498E">
      <w:pPr>
        <w:numPr>
          <w:ilvl w:val="3"/>
          <w:numId w:val="5"/>
        </w:numPr>
        <w:ind w:left="0" w:leftChars="0" w:firstLine="0" w:firstLineChars="0"/>
        <w:outlineLvl w:val="3"/>
        <w:rPr>
          <w:rFonts w:hint="default" w:ascii="仿宋" w:hAnsi="仿宋" w:eastAsia="仿宋" w:cs="Times New Roman"/>
          <w:color w:val="auto"/>
          <w:kern w:val="2"/>
          <w:sz w:val="21"/>
          <w:szCs w:val="24"/>
          <w:lang w:val="en-US" w:eastAsia="zh-Hans" w:bidi="ar-SA"/>
        </w:rPr>
      </w:pPr>
      <w:r>
        <w:rPr>
          <w:rFonts w:hint="eastAsia" w:ascii="仿宋" w:hAnsi="仿宋" w:eastAsia="仿宋" w:cs="Times New Roman"/>
          <w:color w:val="auto"/>
          <w:kern w:val="2"/>
          <w:sz w:val="21"/>
          <w:szCs w:val="24"/>
          <w:lang w:val="en-US" w:eastAsia="zh-CN" w:bidi="ar-SA"/>
        </w:rPr>
        <w:t>家庭成员管理</w:t>
      </w:r>
    </w:p>
    <w:p w14:paraId="4E2DC253">
      <w:pPr>
        <w:pStyle w:val="2"/>
        <w:rPr>
          <w:rFonts w:hint="eastAsia" w:ascii="仿宋" w:hAnsi="仿宋" w:eastAsia="仿宋" w:cs="Times New Roman"/>
          <w:color w:val="auto"/>
          <w:kern w:val="2"/>
          <w:sz w:val="21"/>
          <w:szCs w:val="24"/>
          <w:lang w:val="en-US" w:eastAsia="zh-CN" w:bidi="ar-SA"/>
        </w:rPr>
      </w:pPr>
      <w:r>
        <w:rPr>
          <w:rFonts w:hint="eastAsia" w:ascii="仿宋" w:hAnsi="仿宋" w:eastAsia="仿宋" w:cs="Times New Roman"/>
          <w:color w:val="auto"/>
          <w:kern w:val="2"/>
          <w:sz w:val="21"/>
          <w:szCs w:val="24"/>
          <w:lang w:val="en-US" w:eastAsia="zh-CN" w:bidi="ar-SA"/>
        </w:rPr>
        <w:t>家庭成员切换流程图</w:t>
      </w:r>
    </w:p>
    <w:p w14:paraId="5A4CF38F">
      <w:pPr>
        <w:pStyle w:val="2"/>
        <w:rPr>
          <w:rFonts w:hint="default" w:ascii="仿宋" w:hAnsi="仿宋" w:eastAsia="仿宋" w:cs="Times New Roman"/>
          <w:color w:val="auto"/>
          <w:kern w:val="2"/>
          <w:sz w:val="21"/>
          <w:szCs w:val="24"/>
          <w:lang w:val="en-US" w:eastAsia="zh-Hans" w:bidi="ar-SA"/>
        </w:rPr>
      </w:pPr>
      <w:r>
        <w:rPr>
          <w:rFonts w:hint="default" w:ascii="仿宋" w:hAnsi="仿宋" w:eastAsia="仿宋" w:cs="Times New Roman"/>
          <w:color w:val="auto"/>
          <w:kern w:val="2"/>
          <w:sz w:val="21"/>
          <w:szCs w:val="24"/>
          <w:lang w:val="en-US" w:eastAsia="zh-Hans" w:bidi="ar-SA"/>
        </w:rPr>
        <w:drawing>
          <wp:inline distT="0" distB="0" distL="114300" distR="114300">
            <wp:extent cx="3728720" cy="9239250"/>
            <wp:effectExtent l="0" t="0" r="5080" b="6350"/>
            <wp:docPr id="19" name="图片 19" descr="家庭成员切换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家庭成员切换流程"/>
                    <pic:cNvPicPr>
                      <a:picLocks noChangeAspect="1"/>
                    </pic:cNvPicPr>
                  </pic:nvPicPr>
                  <pic:blipFill>
                    <a:blip r:embed="rId19"/>
                    <a:stretch>
                      <a:fillRect/>
                    </a:stretch>
                  </pic:blipFill>
                  <pic:spPr>
                    <a:xfrm>
                      <a:off x="0" y="0"/>
                      <a:ext cx="3728720" cy="9239250"/>
                    </a:xfrm>
                    <a:prstGeom prst="rect">
                      <a:avLst/>
                    </a:prstGeom>
                  </pic:spPr>
                </pic:pic>
              </a:graphicData>
            </a:graphic>
          </wp:inline>
        </w:drawing>
      </w:r>
    </w:p>
    <w:p w14:paraId="5F77AB90">
      <w:pPr>
        <w:pStyle w:val="2"/>
        <w:rPr>
          <w:rFonts w:hint="eastAsia" w:ascii="仿宋" w:hAnsi="仿宋" w:eastAsia="仿宋" w:cs="Times New Roman"/>
          <w:color w:val="auto"/>
          <w:kern w:val="2"/>
          <w:sz w:val="21"/>
          <w:szCs w:val="24"/>
          <w:lang w:val="en-US" w:eastAsia="zh-CN" w:bidi="ar-SA"/>
        </w:rPr>
      </w:pPr>
      <w:r>
        <w:rPr>
          <w:rFonts w:hint="eastAsia" w:ascii="仿宋" w:hAnsi="仿宋" w:eastAsia="仿宋" w:cs="Times New Roman"/>
          <w:color w:val="auto"/>
          <w:kern w:val="2"/>
          <w:sz w:val="21"/>
          <w:szCs w:val="24"/>
          <w:lang w:val="en-US" w:eastAsia="zh-CN" w:bidi="ar-SA"/>
        </w:rPr>
        <w:t>家庭成员切换流程图</w:t>
      </w:r>
    </w:p>
    <w:p w14:paraId="576DA7F2">
      <w:pPr>
        <w:pStyle w:val="2"/>
        <w:rPr>
          <w:rFonts w:hint="default" w:ascii="仿宋" w:hAnsi="仿宋" w:eastAsia="仿宋" w:cs="Times New Roman"/>
          <w:color w:val="auto"/>
          <w:kern w:val="2"/>
          <w:sz w:val="21"/>
          <w:szCs w:val="24"/>
          <w:lang w:val="en-US" w:eastAsia="zh-CN" w:bidi="ar-SA"/>
        </w:rPr>
      </w:pPr>
      <w:r>
        <w:rPr>
          <w:rFonts w:hint="default" w:ascii="仿宋" w:hAnsi="仿宋" w:eastAsia="仿宋" w:cs="Times New Roman"/>
          <w:color w:val="auto"/>
          <w:kern w:val="2"/>
          <w:sz w:val="21"/>
          <w:szCs w:val="24"/>
          <w:lang w:val="en-US" w:eastAsia="zh-CN" w:bidi="ar-SA"/>
        </w:rPr>
        <w:drawing>
          <wp:inline distT="0" distB="0" distL="114300" distR="114300">
            <wp:extent cx="5931535" cy="4502785"/>
            <wp:effectExtent l="0" t="0" r="12065" b="5715"/>
            <wp:docPr id="20" name="图片 20" descr="家庭成员切换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家庭成员切换时序图"/>
                    <pic:cNvPicPr>
                      <a:picLocks noChangeAspect="1"/>
                    </pic:cNvPicPr>
                  </pic:nvPicPr>
                  <pic:blipFill>
                    <a:blip r:embed="rId20"/>
                    <a:stretch>
                      <a:fillRect/>
                    </a:stretch>
                  </pic:blipFill>
                  <pic:spPr>
                    <a:xfrm>
                      <a:off x="0" y="0"/>
                      <a:ext cx="5931535" cy="4502785"/>
                    </a:xfrm>
                    <a:prstGeom prst="rect">
                      <a:avLst/>
                    </a:prstGeom>
                  </pic:spPr>
                </pic:pic>
              </a:graphicData>
            </a:graphic>
          </wp:inline>
        </w:drawing>
      </w:r>
    </w:p>
    <w:p w14:paraId="599B2D34">
      <w:pPr>
        <w:numPr>
          <w:ilvl w:val="3"/>
          <w:numId w:val="5"/>
        </w:numPr>
        <w:ind w:left="0" w:leftChars="0" w:firstLine="0" w:firstLineChars="0"/>
        <w:outlineLvl w:val="3"/>
        <w:rPr>
          <w:rFonts w:hint="default"/>
          <w:lang w:val="en-US" w:eastAsia="zh-CN"/>
        </w:rPr>
      </w:pPr>
      <w:r>
        <w:rPr>
          <w:rFonts w:hint="default" w:ascii="仿宋" w:hAnsi="仿宋" w:eastAsia="仿宋" w:cs="Times New Roman"/>
          <w:color w:val="auto"/>
          <w:kern w:val="2"/>
          <w:sz w:val="21"/>
          <w:lang w:eastAsia="zh-Hans"/>
        </w:rPr>
        <w:t>隐私权限管理</w:t>
      </w:r>
    </w:p>
    <w:p w14:paraId="6C9DF413">
      <w:pPr>
        <w:pStyle w:val="2"/>
        <w:rPr>
          <w:rFonts w:hint="eastAsia"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流程图</w:t>
      </w:r>
    </w:p>
    <w:p w14:paraId="6A6E26D8">
      <w:pPr>
        <w:pStyle w:val="2"/>
        <w:rPr>
          <w:rFonts w:hint="default" w:ascii="仿宋" w:hAnsi="仿宋" w:eastAsia="仿宋" w:cs="Times New Roman"/>
          <w:color w:val="auto"/>
          <w:kern w:val="2"/>
          <w:sz w:val="21"/>
          <w:lang w:val="en-US" w:eastAsia="zh-CN"/>
        </w:rPr>
      </w:pPr>
      <w:r>
        <w:rPr>
          <w:rFonts w:hint="default" w:ascii="仿宋" w:hAnsi="仿宋" w:eastAsia="仿宋" w:cs="Times New Roman"/>
          <w:color w:val="auto"/>
          <w:kern w:val="2"/>
          <w:sz w:val="21"/>
          <w:lang w:val="en-US" w:eastAsia="zh-CN"/>
        </w:rPr>
        <w:drawing>
          <wp:inline distT="0" distB="0" distL="114300" distR="114300">
            <wp:extent cx="5925185" cy="5865495"/>
            <wp:effectExtent l="0" t="0" r="5715" b="1905"/>
            <wp:docPr id="15" name="图片 15" descr="mermaid-diagram-2026-08-20-15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ermaid-diagram-2026-08-20-154321"/>
                    <pic:cNvPicPr>
                      <a:picLocks noChangeAspect="1"/>
                    </pic:cNvPicPr>
                  </pic:nvPicPr>
                  <pic:blipFill>
                    <a:blip r:embed="rId21"/>
                    <a:stretch>
                      <a:fillRect/>
                    </a:stretch>
                  </pic:blipFill>
                  <pic:spPr>
                    <a:xfrm>
                      <a:off x="0" y="0"/>
                      <a:ext cx="5925185" cy="5865495"/>
                    </a:xfrm>
                    <a:prstGeom prst="rect">
                      <a:avLst/>
                    </a:prstGeom>
                  </pic:spPr>
                </pic:pic>
              </a:graphicData>
            </a:graphic>
          </wp:inline>
        </w:drawing>
      </w:r>
    </w:p>
    <w:p w14:paraId="22BD5557">
      <w:pPr>
        <w:pStyle w:val="2"/>
        <w:rPr>
          <w:rFonts w:hint="eastAsia"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时序图</w:t>
      </w:r>
    </w:p>
    <w:p w14:paraId="621AF5FC">
      <w:pPr>
        <w:pStyle w:val="2"/>
        <w:rPr>
          <w:rFonts w:hint="default" w:ascii="仿宋" w:hAnsi="仿宋" w:eastAsia="仿宋" w:cs="Times New Roman"/>
          <w:color w:val="auto"/>
          <w:kern w:val="2"/>
          <w:sz w:val="21"/>
          <w:lang w:val="en-US" w:eastAsia="zh-CN"/>
        </w:rPr>
      </w:pPr>
      <w:r>
        <w:rPr>
          <w:rFonts w:hint="default" w:ascii="仿宋" w:hAnsi="仿宋" w:eastAsia="仿宋" w:cs="Times New Roman"/>
          <w:color w:val="auto"/>
          <w:kern w:val="2"/>
          <w:sz w:val="21"/>
          <w:lang w:val="en-US" w:eastAsia="zh-CN"/>
        </w:rPr>
        <w:drawing>
          <wp:inline distT="0" distB="0" distL="114300" distR="114300">
            <wp:extent cx="5926455" cy="6493510"/>
            <wp:effectExtent l="0" t="0" r="4445" b="8890"/>
            <wp:docPr id="17" name="图片 17" descr="mermaid-diagram-2026-08-20-15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ermaid-diagram-2026-08-20-155322"/>
                    <pic:cNvPicPr>
                      <a:picLocks noChangeAspect="1"/>
                    </pic:cNvPicPr>
                  </pic:nvPicPr>
                  <pic:blipFill>
                    <a:blip r:embed="rId22"/>
                    <a:stretch>
                      <a:fillRect/>
                    </a:stretch>
                  </pic:blipFill>
                  <pic:spPr>
                    <a:xfrm>
                      <a:off x="0" y="0"/>
                      <a:ext cx="5926455" cy="6493510"/>
                    </a:xfrm>
                    <a:prstGeom prst="rect">
                      <a:avLst/>
                    </a:prstGeom>
                  </pic:spPr>
                </pic:pic>
              </a:graphicData>
            </a:graphic>
          </wp:inline>
        </w:drawing>
      </w:r>
    </w:p>
    <w:p w14:paraId="03E9F404">
      <w:pPr>
        <w:pStyle w:val="2"/>
        <w:rPr>
          <w:rFonts w:hint="eastAsia" w:ascii="仿宋" w:hAnsi="仿宋" w:eastAsia="仿宋" w:cs="Times New Roman"/>
          <w:color w:val="auto"/>
          <w:kern w:val="2"/>
          <w:sz w:val="21"/>
          <w:lang w:val="en-US" w:eastAsia="zh-CN"/>
        </w:rPr>
      </w:pPr>
      <w:r>
        <w:rPr>
          <w:rFonts w:hint="eastAsia" w:ascii="仿宋" w:hAnsi="仿宋" w:eastAsia="仿宋" w:cs="Times New Roman"/>
          <w:color w:val="auto"/>
          <w:kern w:val="2"/>
          <w:sz w:val="21"/>
          <w:lang w:val="en-US" w:eastAsia="zh-CN"/>
        </w:rPr>
        <w:t>隐私保险箱具体流程</w:t>
      </w:r>
    </w:p>
    <w:p w14:paraId="3B6EC443">
      <w:pPr>
        <w:pStyle w:val="2"/>
        <w:rPr>
          <w:rFonts w:hint="default" w:ascii="仿宋" w:hAnsi="仿宋" w:eastAsia="仿宋" w:cs="Times New Roman"/>
          <w:color w:val="auto"/>
          <w:kern w:val="2"/>
          <w:sz w:val="21"/>
          <w:lang w:val="en-US" w:eastAsia="zh-CN"/>
        </w:rPr>
      </w:pPr>
      <w:r>
        <w:rPr>
          <w:rFonts w:hint="default" w:ascii="仿宋" w:hAnsi="仿宋" w:eastAsia="仿宋" w:cs="Times New Roman"/>
          <w:color w:val="auto"/>
          <w:kern w:val="2"/>
          <w:sz w:val="21"/>
          <w:lang w:val="en-US" w:eastAsia="zh-CN"/>
        </w:rPr>
        <w:drawing>
          <wp:inline distT="0" distB="0" distL="114300" distR="114300">
            <wp:extent cx="5929630" cy="8395335"/>
            <wp:effectExtent l="0" t="0" r="1270" b="12065"/>
            <wp:docPr id="18" name="图片 18" descr="隐私保险箱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隐私保险箱流程图"/>
                    <pic:cNvPicPr>
                      <a:picLocks noChangeAspect="1"/>
                    </pic:cNvPicPr>
                  </pic:nvPicPr>
                  <pic:blipFill>
                    <a:blip r:embed="rId23"/>
                    <a:stretch>
                      <a:fillRect/>
                    </a:stretch>
                  </pic:blipFill>
                  <pic:spPr>
                    <a:xfrm>
                      <a:off x="0" y="0"/>
                      <a:ext cx="5929630" cy="8395335"/>
                    </a:xfrm>
                    <a:prstGeom prst="rect">
                      <a:avLst/>
                    </a:prstGeom>
                  </pic:spPr>
                </pic:pic>
              </a:graphicData>
            </a:graphic>
          </wp:inline>
        </w:drawing>
      </w:r>
    </w:p>
    <w:p w14:paraId="2CBC2976">
      <w:pPr>
        <w:pStyle w:val="2"/>
        <w:numPr>
          <w:ilvl w:val="2"/>
          <w:numId w:val="5"/>
        </w:numPr>
        <w:outlineLvl w:val="2"/>
        <w:rPr>
          <w:lang w:eastAsia="zh-Hans"/>
        </w:rPr>
      </w:pPr>
      <w:r>
        <w:rPr>
          <w:lang w:eastAsia="zh-Hans"/>
        </w:rPr>
        <w:t>用户</w:t>
      </w:r>
      <w:r>
        <w:rPr>
          <w:rFonts w:hint="eastAsia"/>
          <w:lang w:eastAsia="zh-Hans"/>
        </w:rPr>
        <w:t>管理</w:t>
      </w:r>
    </w:p>
    <w:p w14:paraId="1A2D187F">
      <w:pPr>
        <w:pStyle w:val="2"/>
        <w:ind w:firstLine="420"/>
        <w:rPr>
          <w:lang w:eastAsia="zh-Hans"/>
        </w:rPr>
      </w:pPr>
      <w:r>
        <w:rPr>
          <w:rFonts w:ascii="仿宋" w:hAnsi="仿宋" w:eastAsia="仿宋" w:cs="Times New Roman"/>
          <w:color w:val="auto"/>
          <w:kern w:val="2"/>
          <w:sz w:val="21"/>
          <w:lang w:eastAsia="zh-Hans"/>
        </w:rPr>
        <w:t>用户管理模块包括用户登录注册，密码重置等功能。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587"/>
      </w:tblGrid>
      <w:tr w14:paraId="33C0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5B23AB9D">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模块名</w:t>
            </w:r>
          </w:p>
        </w:tc>
        <w:tc>
          <w:tcPr>
            <w:tcW w:w="7587" w:type="dxa"/>
            <w:noWrap w:val="0"/>
            <w:vAlign w:val="top"/>
          </w:tcPr>
          <w:p w14:paraId="0BA29672">
            <w:pPr>
              <w:pStyle w:val="2"/>
              <w:keepNext w:val="0"/>
              <w:keepLines w:val="0"/>
              <w:suppressLineNumbers w:val="0"/>
              <w:spacing w:before="0" w:beforeAutospacing="0" w:after="0" w:afterAutospacing="0"/>
              <w:ind w:left="0" w:right="0"/>
              <w:jc w:val="center"/>
              <w:rPr>
                <w:rFonts w:hint="default"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功能</w:t>
            </w:r>
          </w:p>
        </w:tc>
      </w:tr>
      <w:tr w14:paraId="3726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05538241">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登录注册</w:t>
            </w:r>
          </w:p>
        </w:tc>
        <w:tc>
          <w:tcPr>
            <w:tcW w:w="7587" w:type="dxa"/>
            <w:noWrap w:val="0"/>
            <w:vAlign w:val="top"/>
          </w:tcPr>
          <w:p w14:paraId="22922824">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登录验证包括短信认证实名认证等功能。</w:t>
            </w:r>
          </w:p>
        </w:tc>
      </w:tr>
      <w:tr w14:paraId="2FCA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dxa"/>
            <w:noWrap w:val="0"/>
            <w:vAlign w:val="top"/>
          </w:tcPr>
          <w:p w14:paraId="5098A490">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密码重置</w:t>
            </w:r>
          </w:p>
        </w:tc>
        <w:tc>
          <w:tcPr>
            <w:tcW w:w="7587" w:type="dxa"/>
            <w:noWrap w:val="0"/>
            <w:vAlign w:val="top"/>
          </w:tcPr>
          <w:p w14:paraId="617DEF7D">
            <w:pPr>
              <w:pStyle w:val="2"/>
              <w:keepNext w:val="0"/>
              <w:keepLines w:val="0"/>
              <w:suppressLineNumbers w:val="0"/>
              <w:spacing w:before="0" w:beforeAutospacing="0" w:after="0" w:afterAutospacing="0"/>
              <w:ind w:left="0" w:right="0"/>
              <w:jc w:val="both"/>
              <w:rPr>
                <w:rFonts w:hint="default" w:ascii="仿宋" w:hAnsi="仿宋" w:eastAsia="仿宋" w:cs="Times New Roman"/>
                <w:color w:val="auto"/>
                <w:kern w:val="2"/>
                <w:sz w:val="21"/>
                <w:lang w:eastAsia="zh-Hans"/>
              </w:rPr>
            </w:pPr>
            <w:r>
              <w:rPr>
                <w:rFonts w:hint="default" w:ascii="仿宋" w:hAnsi="仿宋" w:eastAsia="仿宋" w:cs="Times New Roman"/>
                <w:color w:val="auto"/>
                <w:kern w:val="2"/>
                <w:sz w:val="21"/>
                <w:lang w:eastAsia="zh-Hans"/>
              </w:rPr>
              <w:t>重置密码和忘记密码等功能。</w:t>
            </w:r>
          </w:p>
        </w:tc>
      </w:tr>
    </w:tbl>
    <w:p w14:paraId="00118576">
      <w:pPr>
        <w:pStyle w:val="2"/>
        <w:rPr>
          <w:rFonts w:hint="eastAsia"/>
        </w:rPr>
      </w:pPr>
      <w:r>
        <w:rPr>
          <w:rFonts w:hint="eastAsia"/>
        </w:rPr>
        <w:t>用户登录流程</w:t>
      </w:r>
    </w:p>
    <w:p w14:paraId="6BF758E4">
      <w:pPr>
        <w:pStyle w:val="2"/>
        <w:rPr>
          <w:rFonts w:hint="eastAsia"/>
        </w:rPr>
      </w:pPr>
      <w:r>
        <w:rPr>
          <w:rFonts w:hint="eastAsia"/>
        </w:rPr>
        <w:fldChar w:fldCharType="begin"/>
      </w:r>
      <w:r>
        <w:rPr>
          <w:rFonts w:hint="eastAsia"/>
        </w:rPr>
        <w:instrText xml:space="preserve"> INCLUDEPICTURE "C:\\Users\\90961\\Downloads\\登录流程.jpg" \* MERGEFORMATINET </w:instrText>
      </w:r>
      <w:r>
        <w:rPr>
          <w:rFonts w:hint="eastAsia"/>
        </w:rPr>
        <w:fldChar w:fldCharType="separate"/>
      </w:r>
      <w:r>
        <w:rPr>
          <w:rFonts w:hint="eastAsia"/>
        </w:rPr>
        <w:drawing>
          <wp:inline distT="0" distB="0" distL="114300" distR="114300">
            <wp:extent cx="3893185" cy="7619365"/>
            <wp:effectExtent l="0" t="0" r="5715" b="63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4"/>
                    <a:stretch>
                      <a:fillRect/>
                    </a:stretch>
                  </pic:blipFill>
                  <pic:spPr>
                    <a:xfrm>
                      <a:off x="0" y="0"/>
                      <a:ext cx="3893185" cy="7619365"/>
                    </a:xfrm>
                    <a:prstGeom prst="rect">
                      <a:avLst/>
                    </a:prstGeom>
                    <a:noFill/>
                    <a:ln>
                      <a:noFill/>
                    </a:ln>
                  </pic:spPr>
                </pic:pic>
              </a:graphicData>
            </a:graphic>
          </wp:inline>
        </w:drawing>
      </w:r>
      <w:r>
        <w:rPr>
          <w:rFonts w:hint="eastAsia"/>
        </w:rPr>
        <w:fldChar w:fldCharType="end"/>
      </w:r>
    </w:p>
    <w:p w14:paraId="39B4AF40">
      <w:pPr>
        <w:pStyle w:val="2"/>
      </w:pPr>
      <w:r>
        <w:drawing>
          <wp:inline distT="0" distB="0" distL="114300" distR="114300">
            <wp:extent cx="4419600" cy="8903335"/>
            <wp:effectExtent l="0" t="0" r="0" b="1206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5"/>
                    <a:stretch>
                      <a:fillRect/>
                    </a:stretch>
                  </pic:blipFill>
                  <pic:spPr>
                    <a:xfrm>
                      <a:off x="0" y="0"/>
                      <a:ext cx="4419600" cy="8903335"/>
                    </a:xfrm>
                    <a:prstGeom prst="rect">
                      <a:avLst/>
                    </a:prstGeom>
                    <a:noFill/>
                    <a:ln>
                      <a:noFill/>
                    </a:ln>
                  </pic:spPr>
                </pic:pic>
              </a:graphicData>
            </a:graphic>
          </wp:inline>
        </w:drawing>
      </w:r>
    </w:p>
    <w:p w14:paraId="18FA4924">
      <w:pPr>
        <w:pStyle w:val="2"/>
        <w:rPr>
          <w:rFonts w:hint="eastAsia"/>
          <w:lang w:val="en-US" w:eastAsia="zh-CN"/>
        </w:rPr>
      </w:pPr>
      <w:r>
        <w:rPr>
          <w:rFonts w:hint="eastAsia"/>
          <w:lang w:val="en-US" w:eastAsia="zh-CN"/>
        </w:rPr>
        <w:t>用户注册</w:t>
      </w:r>
    </w:p>
    <w:p w14:paraId="46549442">
      <w:pPr>
        <w:pStyle w:val="2"/>
        <w:rPr>
          <w:rFonts w:hint="default"/>
          <w:lang w:val="en-US" w:eastAsia="zh-CN"/>
        </w:rPr>
      </w:pPr>
      <w:r>
        <w:rPr>
          <w:rFonts w:hint="eastAsia"/>
        </w:rPr>
        <w:fldChar w:fldCharType="begin"/>
      </w:r>
      <w:r>
        <w:rPr>
          <w:rFonts w:hint="eastAsia"/>
        </w:rPr>
        <w:instrText xml:space="preserve"> INCLUDEPICTURE "C:\\Users\\90961\\Downloads\\居民端注册流程.jpg" \* MERGEFORMATINET </w:instrText>
      </w:r>
      <w:r>
        <w:rPr>
          <w:rFonts w:hint="eastAsia"/>
        </w:rPr>
        <w:fldChar w:fldCharType="separate"/>
      </w:r>
      <w:r>
        <w:rPr>
          <w:rFonts w:hint="eastAsia"/>
        </w:rPr>
        <w:drawing>
          <wp:inline distT="0" distB="0" distL="114300" distR="114300">
            <wp:extent cx="4399915" cy="6295390"/>
            <wp:effectExtent l="0" t="0" r="6985" b="381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6"/>
                    <a:stretch>
                      <a:fillRect/>
                    </a:stretch>
                  </pic:blipFill>
                  <pic:spPr>
                    <a:xfrm>
                      <a:off x="0" y="0"/>
                      <a:ext cx="4399915" cy="6295390"/>
                    </a:xfrm>
                    <a:prstGeom prst="rect">
                      <a:avLst/>
                    </a:prstGeom>
                    <a:noFill/>
                    <a:ln>
                      <a:noFill/>
                    </a:ln>
                  </pic:spPr>
                </pic:pic>
              </a:graphicData>
            </a:graphic>
          </wp:inline>
        </w:drawing>
      </w:r>
      <w:r>
        <w:rPr>
          <w:rFonts w:hint="eastAsia"/>
        </w:rPr>
        <w:fldChar w:fldCharType="end"/>
      </w:r>
    </w:p>
    <w:p w14:paraId="0D2D4B61">
      <w:pPr>
        <w:pStyle w:val="2"/>
        <w:rPr>
          <w:rFonts w:hint="eastAsia"/>
          <w:lang w:val="en-US" w:eastAsia="zh-CN"/>
        </w:rPr>
      </w:pPr>
      <w:r>
        <w:rPr>
          <w:rFonts w:hint="eastAsia"/>
          <w:lang w:val="en-US" w:eastAsia="zh-CN"/>
        </w:rPr>
        <w:t>实名认证</w:t>
      </w:r>
    </w:p>
    <w:p w14:paraId="3E116C01">
      <w:pPr>
        <w:pStyle w:val="2"/>
        <w:rPr>
          <w:rFonts w:hint="eastAsia"/>
          <w:b/>
          <w:bCs/>
        </w:rPr>
      </w:pPr>
      <w:r>
        <w:rPr>
          <w:rFonts w:hint="eastAsia"/>
          <w:b/>
          <w:bCs/>
        </w:rPr>
        <w:fldChar w:fldCharType="begin"/>
      </w:r>
      <w:r>
        <w:rPr>
          <w:rFonts w:hint="eastAsia"/>
          <w:b/>
          <w:bCs/>
        </w:rPr>
        <w:instrText xml:space="preserve"> INCLUDEPICTURE "C:\\Users\\90961\\Downloads\\实名认证.jpg" \* MERGEFORMATINET </w:instrText>
      </w:r>
      <w:r>
        <w:rPr>
          <w:rFonts w:hint="eastAsia"/>
          <w:b/>
          <w:bCs/>
        </w:rPr>
        <w:fldChar w:fldCharType="separate"/>
      </w:r>
      <w:r>
        <w:rPr>
          <w:rFonts w:hint="eastAsia"/>
          <w:b/>
          <w:bCs/>
        </w:rPr>
        <w:drawing>
          <wp:inline distT="0" distB="0" distL="114300" distR="114300">
            <wp:extent cx="3497580" cy="9074785"/>
            <wp:effectExtent l="0" t="0" r="7620" b="571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7"/>
                    <a:stretch>
                      <a:fillRect/>
                    </a:stretch>
                  </pic:blipFill>
                  <pic:spPr>
                    <a:xfrm>
                      <a:off x="0" y="0"/>
                      <a:ext cx="3497580" cy="9074785"/>
                    </a:xfrm>
                    <a:prstGeom prst="rect">
                      <a:avLst/>
                    </a:prstGeom>
                    <a:noFill/>
                    <a:ln>
                      <a:noFill/>
                    </a:ln>
                  </pic:spPr>
                </pic:pic>
              </a:graphicData>
            </a:graphic>
          </wp:inline>
        </w:drawing>
      </w:r>
      <w:r>
        <w:rPr>
          <w:rFonts w:hint="eastAsia"/>
          <w:b/>
          <w:bCs/>
        </w:rPr>
        <w:fldChar w:fldCharType="end"/>
      </w:r>
    </w:p>
    <w:p w14:paraId="5323CC75">
      <w:pPr>
        <w:pStyle w:val="2"/>
        <w:rPr>
          <w:rFonts w:hint="eastAsia"/>
          <w:b/>
          <w:bCs/>
          <w:lang w:val="en-US" w:eastAsia="zh-CN"/>
        </w:rPr>
      </w:pPr>
      <w:r>
        <w:rPr>
          <w:rFonts w:hint="eastAsia"/>
          <w:b/>
          <w:bCs/>
          <w:lang w:val="en-US" w:eastAsia="zh-CN"/>
        </w:rPr>
        <w:t>修改密码</w:t>
      </w:r>
    </w:p>
    <w:p w14:paraId="76DB94B5">
      <w:pPr>
        <w:pStyle w:val="2"/>
        <w:rPr>
          <w:rFonts w:hint="default"/>
          <w:b/>
          <w:bCs/>
          <w:lang w:val="en-US" w:eastAsia="zh-CN"/>
        </w:rPr>
      </w:pPr>
      <w:r>
        <w:rPr>
          <w:rFonts w:hint="eastAsia"/>
          <w:b/>
          <w:bCs/>
        </w:rPr>
        <w:fldChar w:fldCharType="begin"/>
      </w:r>
      <w:r>
        <w:rPr>
          <w:rFonts w:hint="eastAsia"/>
          <w:b/>
          <w:bCs/>
        </w:rPr>
        <w:instrText xml:space="preserve"> INCLUDEPICTURE "C:\\Users\\90961\\Downloads\\忘记密码.jpg" \* MERGEFORMATINET </w:instrText>
      </w:r>
      <w:r>
        <w:rPr>
          <w:rFonts w:hint="eastAsia"/>
          <w:b/>
          <w:bCs/>
        </w:rPr>
        <w:fldChar w:fldCharType="separate"/>
      </w:r>
      <w:r>
        <w:rPr>
          <w:rFonts w:hint="eastAsia"/>
          <w:b/>
          <w:bCs/>
        </w:rPr>
        <w:drawing>
          <wp:inline distT="0" distB="0" distL="114300" distR="114300">
            <wp:extent cx="4229100" cy="8484870"/>
            <wp:effectExtent l="0" t="0" r="0" b="1143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8"/>
                    <a:stretch>
                      <a:fillRect/>
                    </a:stretch>
                  </pic:blipFill>
                  <pic:spPr>
                    <a:xfrm>
                      <a:off x="0" y="0"/>
                      <a:ext cx="4229100" cy="8484870"/>
                    </a:xfrm>
                    <a:prstGeom prst="rect">
                      <a:avLst/>
                    </a:prstGeom>
                    <a:noFill/>
                    <a:ln>
                      <a:noFill/>
                    </a:ln>
                  </pic:spPr>
                </pic:pic>
              </a:graphicData>
            </a:graphic>
          </wp:inline>
        </w:drawing>
      </w:r>
      <w:r>
        <w:rPr>
          <w:rFonts w:hint="eastAsia"/>
          <w:b/>
          <w:bCs/>
        </w:rPr>
        <w:fldChar w:fldCharType="end"/>
      </w:r>
    </w:p>
    <w:p w14:paraId="095B43C2">
      <w:pPr>
        <w:pStyle w:val="2"/>
        <w:numPr>
          <w:ilvl w:val="2"/>
          <w:numId w:val="5"/>
        </w:numPr>
        <w:outlineLvl w:val="2"/>
        <w:rPr>
          <w:rFonts w:ascii="宋体" w:hAnsi="Times New Roman" w:eastAsia="宋体" w:cs="宋体"/>
          <w:color w:val="000000"/>
          <w:sz w:val="24"/>
          <w:szCs w:val="24"/>
          <w:lang w:val="en-US" w:eastAsia="zh-Hans" w:bidi="ar-SA"/>
        </w:rPr>
      </w:pPr>
      <w:bookmarkStart w:id="37" w:name="_Toc153180745"/>
      <w:r>
        <w:rPr>
          <w:rFonts w:hint="eastAsia" w:cs="宋体"/>
          <w:color w:val="000000"/>
          <w:sz w:val="24"/>
          <w:szCs w:val="24"/>
          <w:lang w:val="en-US" w:eastAsia="zh-CN" w:bidi="ar-SA"/>
        </w:rPr>
        <w:t>扫码功能</w:t>
      </w:r>
    </w:p>
    <w:p w14:paraId="6CA86C1F">
      <w:pPr>
        <w:outlineLvl w:val="3"/>
        <w:rPr>
          <w:rFonts w:hint="eastAsia"/>
          <w:lang w:val="en-US" w:eastAsia="zh-CN"/>
        </w:rPr>
      </w:pPr>
      <w:r>
        <w:rPr>
          <w:rFonts w:hint="eastAsia"/>
          <w:lang w:val="en-US" w:eastAsia="zh-CN"/>
        </w:rPr>
        <w:t>5.1.6.1 档案分享</w:t>
      </w:r>
    </w:p>
    <w:p w14:paraId="30D84062">
      <w:pPr>
        <w:pStyle w:val="2"/>
        <w:rPr>
          <w:rFonts w:hint="eastAsia"/>
          <w:lang w:val="en-US" w:eastAsia="zh-CN"/>
        </w:rPr>
      </w:pPr>
      <w:r>
        <w:rPr>
          <w:rFonts w:hint="eastAsia"/>
          <w:lang w:val="en-US" w:eastAsia="zh-CN"/>
        </w:rPr>
        <w:t>用户选定特定的档案生成相关的分享二维码，其他人用微信扫这个二维码即可查看相应档案信息</w:t>
      </w:r>
    </w:p>
    <w:p w14:paraId="61C3605A">
      <w:pPr>
        <w:pStyle w:val="2"/>
        <w:rPr>
          <w:rFonts w:hint="eastAsia"/>
          <w:lang w:val="en-US" w:eastAsia="zh-CN"/>
        </w:rPr>
      </w:pPr>
      <w:r>
        <w:rPr>
          <w:rFonts w:hint="eastAsia"/>
          <w:lang w:val="en-US" w:eastAsia="zh-CN"/>
        </w:rPr>
        <w:t>流程图</w:t>
      </w:r>
    </w:p>
    <w:p w14:paraId="1D754C85">
      <w:pPr>
        <w:pStyle w:val="2"/>
        <w:rPr>
          <w:rFonts w:hint="default"/>
          <w:lang w:val="en-US" w:eastAsia="zh-CN"/>
        </w:rPr>
      </w:pPr>
      <w:r>
        <w:rPr>
          <w:rFonts w:hint="default"/>
          <w:lang w:val="en-US" w:eastAsia="zh-CN"/>
        </w:rPr>
        <w:drawing>
          <wp:inline distT="0" distB="0" distL="114300" distR="114300">
            <wp:extent cx="3651250" cy="9250045"/>
            <wp:effectExtent l="0" t="0" r="6350" b="8255"/>
            <wp:docPr id="3" name="图片 3" descr="档案分享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档案分享流程图"/>
                    <pic:cNvPicPr>
                      <a:picLocks noChangeAspect="1"/>
                    </pic:cNvPicPr>
                  </pic:nvPicPr>
                  <pic:blipFill>
                    <a:blip r:embed="rId29"/>
                    <a:stretch>
                      <a:fillRect/>
                    </a:stretch>
                  </pic:blipFill>
                  <pic:spPr>
                    <a:xfrm>
                      <a:off x="0" y="0"/>
                      <a:ext cx="3651250" cy="9250045"/>
                    </a:xfrm>
                    <a:prstGeom prst="rect">
                      <a:avLst/>
                    </a:prstGeom>
                  </pic:spPr>
                </pic:pic>
              </a:graphicData>
            </a:graphic>
          </wp:inline>
        </w:drawing>
      </w:r>
    </w:p>
    <w:p w14:paraId="607A01BA">
      <w:pPr>
        <w:pStyle w:val="2"/>
        <w:rPr>
          <w:rFonts w:hint="eastAsia"/>
          <w:lang w:val="en-US" w:eastAsia="zh-CN"/>
        </w:rPr>
      </w:pPr>
      <w:r>
        <w:rPr>
          <w:rFonts w:hint="eastAsia"/>
          <w:lang w:val="en-US" w:eastAsia="zh-CN"/>
        </w:rPr>
        <w:t>时序图</w:t>
      </w:r>
    </w:p>
    <w:p w14:paraId="6C333D0B">
      <w:pPr>
        <w:pStyle w:val="2"/>
        <w:rPr>
          <w:rFonts w:hint="default"/>
          <w:lang w:val="en-US" w:eastAsia="zh-CN"/>
        </w:rPr>
      </w:pPr>
      <w:r>
        <w:rPr>
          <w:rFonts w:hint="default"/>
          <w:lang w:val="en-US" w:eastAsia="zh-CN"/>
        </w:rPr>
        <w:drawing>
          <wp:inline distT="0" distB="0" distL="114300" distR="114300">
            <wp:extent cx="5936615" cy="7753985"/>
            <wp:effectExtent l="0" t="0" r="6985" b="5715"/>
            <wp:docPr id="4" name="图片 4" descr="档案分享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档案分享时序图"/>
                    <pic:cNvPicPr>
                      <a:picLocks noChangeAspect="1"/>
                    </pic:cNvPicPr>
                  </pic:nvPicPr>
                  <pic:blipFill>
                    <a:blip r:embed="rId30"/>
                    <a:stretch>
                      <a:fillRect/>
                    </a:stretch>
                  </pic:blipFill>
                  <pic:spPr>
                    <a:xfrm>
                      <a:off x="0" y="0"/>
                      <a:ext cx="5936615" cy="7753985"/>
                    </a:xfrm>
                    <a:prstGeom prst="rect">
                      <a:avLst/>
                    </a:prstGeom>
                  </pic:spPr>
                </pic:pic>
              </a:graphicData>
            </a:graphic>
          </wp:inline>
        </w:drawing>
      </w:r>
      <w:bookmarkStart w:id="39" w:name="_GoBack"/>
      <w:bookmarkEnd w:id="39"/>
    </w:p>
    <w:p w14:paraId="54273C38">
      <w:pPr>
        <w:pStyle w:val="2"/>
        <w:rPr>
          <w:rFonts w:hint="default"/>
          <w:lang w:val="en-US" w:eastAsia="zh-CN"/>
        </w:rPr>
      </w:pPr>
    </w:p>
    <w:p w14:paraId="419BC452">
      <w:pPr>
        <w:outlineLvl w:val="3"/>
        <w:rPr>
          <w:rFonts w:hint="eastAsia" w:cs="Times New Roman"/>
          <w:kern w:val="2"/>
          <w:sz w:val="21"/>
          <w:szCs w:val="24"/>
          <w:lang w:val="en-US" w:eastAsia="zh-CN" w:bidi="ar-SA"/>
        </w:rPr>
      </w:pPr>
      <w:r>
        <w:rPr>
          <w:rFonts w:hint="eastAsia" w:cs="Times New Roman"/>
          <w:kern w:val="2"/>
          <w:sz w:val="21"/>
          <w:szCs w:val="24"/>
          <w:lang w:val="en-US" w:eastAsia="zh-CN" w:bidi="ar-SA"/>
        </w:rPr>
        <w:t>5.1.6.2 扫码确认</w:t>
      </w:r>
    </w:p>
    <w:p w14:paraId="721203B7">
      <w:pPr>
        <w:pStyle w:val="2"/>
        <w:rPr>
          <w:rFonts w:hint="eastAsia" w:cs="Times New Roman"/>
          <w:kern w:val="2"/>
          <w:sz w:val="21"/>
          <w:szCs w:val="24"/>
          <w:lang w:val="en-US" w:eastAsia="zh-CN" w:bidi="ar-SA"/>
        </w:rPr>
      </w:pPr>
      <w:r>
        <w:rPr>
          <w:rFonts w:hint="eastAsia" w:cs="Times New Roman"/>
          <w:kern w:val="2"/>
          <w:sz w:val="21"/>
          <w:szCs w:val="24"/>
          <w:lang w:val="en-US" w:eastAsia="zh-CN" w:bidi="ar-SA"/>
        </w:rPr>
        <w:t>医生查看患者档案时生成二维码，手机微信扫码确认</w:t>
      </w:r>
    </w:p>
    <w:p w14:paraId="7A181326">
      <w:pPr>
        <w:pStyle w:val="2"/>
        <w:rPr>
          <w:rFonts w:hint="eastAsia" w:cs="Times New Roman"/>
          <w:kern w:val="2"/>
          <w:sz w:val="21"/>
          <w:szCs w:val="24"/>
          <w:lang w:val="en-US" w:eastAsia="zh-CN" w:bidi="ar-SA"/>
        </w:rPr>
      </w:pPr>
      <w:r>
        <w:rPr>
          <w:rFonts w:hint="eastAsia" w:cs="Times New Roman"/>
          <w:kern w:val="2"/>
          <w:sz w:val="21"/>
          <w:szCs w:val="24"/>
          <w:lang w:val="en-US" w:eastAsia="zh-CN" w:bidi="ar-SA"/>
        </w:rPr>
        <w:t>流程图</w:t>
      </w:r>
    </w:p>
    <w:p w14:paraId="0AD31384">
      <w:pPr>
        <w:pStyle w:val="2"/>
        <w:rPr>
          <w:rFonts w:hint="default" w:cs="Times New Roman"/>
          <w:kern w:val="2"/>
          <w:sz w:val="21"/>
          <w:szCs w:val="24"/>
          <w:lang w:val="en-US" w:eastAsia="zh-CN" w:bidi="ar-SA"/>
        </w:rPr>
      </w:pPr>
      <w:r>
        <w:rPr>
          <w:rFonts w:hint="default" w:cs="Times New Roman"/>
          <w:kern w:val="2"/>
          <w:sz w:val="21"/>
          <w:szCs w:val="24"/>
          <w:lang w:val="en-US" w:eastAsia="zh-CN" w:bidi="ar-SA"/>
        </w:rPr>
        <w:drawing>
          <wp:inline distT="0" distB="0" distL="114300" distR="114300">
            <wp:extent cx="4824730" cy="9247505"/>
            <wp:effectExtent l="0" t="0" r="1270" b="10795"/>
            <wp:docPr id="1" name="图片 1" descr="微信扫码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扫码确认"/>
                    <pic:cNvPicPr>
                      <a:picLocks noChangeAspect="1"/>
                    </pic:cNvPicPr>
                  </pic:nvPicPr>
                  <pic:blipFill>
                    <a:blip r:embed="rId31"/>
                    <a:stretch>
                      <a:fillRect/>
                    </a:stretch>
                  </pic:blipFill>
                  <pic:spPr>
                    <a:xfrm>
                      <a:off x="0" y="0"/>
                      <a:ext cx="4824730" cy="9247505"/>
                    </a:xfrm>
                    <a:prstGeom prst="rect">
                      <a:avLst/>
                    </a:prstGeom>
                  </pic:spPr>
                </pic:pic>
              </a:graphicData>
            </a:graphic>
          </wp:inline>
        </w:drawing>
      </w:r>
    </w:p>
    <w:p w14:paraId="228A604A">
      <w:pPr>
        <w:pStyle w:val="2"/>
        <w:rPr>
          <w:rFonts w:hint="eastAsia" w:cs="Times New Roman"/>
          <w:kern w:val="2"/>
          <w:sz w:val="21"/>
          <w:szCs w:val="24"/>
          <w:lang w:val="en-US" w:eastAsia="zh-CN" w:bidi="ar-SA"/>
        </w:rPr>
      </w:pPr>
      <w:r>
        <w:rPr>
          <w:rFonts w:hint="eastAsia" w:cs="Times New Roman"/>
          <w:kern w:val="2"/>
          <w:sz w:val="21"/>
          <w:szCs w:val="24"/>
          <w:lang w:val="en-US" w:eastAsia="zh-CN" w:bidi="ar-SA"/>
        </w:rPr>
        <w:t>时序图</w:t>
      </w:r>
    </w:p>
    <w:p w14:paraId="1E4E81E8">
      <w:pPr>
        <w:pStyle w:val="2"/>
        <w:rPr>
          <w:rFonts w:hint="default" w:cs="Times New Roman"/>
          <w:kern w:val="2"/>
          <w:sz w:val="21"/>
          <w:szCs w:val="24"/>
          <w:lang w:val="en-US" w:eastAsia="zh-CN" w:bidi="ar-SA"/>
        </w:rPr>
      </w:pPr>
      <w:r>
        <w:rPr>
          <w:rFonts w:hint="default" w:cs="Times New Roman"/>
          <w:kern w:val="2"/>
          <w:sz w:val="21"/>
          <w:szCs w:val="24"/>
          <w:lang w:val="en-US" w:eastAsia="zh-CN" w:bidi="ar-SA"/>
        </w:rPr>
        <w:drawing>
          <wp:inline distT="0" distB="0" distL="114300" distR="114300">
            <wp:extent cx="5925185" cy="9130030"/>
            <wp:effectExtent l="0" t="0" r="5715" b="1270"/>
            <wp:docPr id="2" name="图片 2" descr="微信扫码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扫码时序图"/>
                    <pic:cNvPicPr>
                      <a:picLocks noChangeAspect="1"/>
                    </pic:cNvPicPr>
                  </pic:nvPicPr>
                  <pic:blipFill>
                    <a:blip r:embed="rId32"/>
                    <a:stretch>
                      <a:fillRect/>
                    </a:stretch>
                  </pic:blipFill>
                  <pic:spPr>
                    <a:xfrm>
                      <a:off x="0" y="0"/>
                      <a:ext cx="5925185" cy="9130030"/>
                    </a:xfrm>
                    <a:prstGeom prst="rect">
                      <a:avLst/>
                    </a:prstGeom>
                  </pic:spPr>
                </pic:pic>
              </a:graphicData>
            </a:graphic>
          </wp:inline>
        </w:drawing>
      </w:r>
    </w:p>
    <w:p w14:paraId="359CB9C2">
      <w:pPr>
        <w:pStyle w:val="4"/>
        <w:keepLines w:val="0"/>
        <w:numPr>
          <w:ilvl w:val="1"/>
          <w:numId w:val="5"/>
        </w:numPr>
        <w:spacing w:after="60" w:line="360" w:lineRule="auto"/>
        <w:ind w:left="0" w:firstLine="0"/>
        <w:jc w:val="left"/>
        <w:rPr>
          <w:rFonts w:hint="eastAsia" w:ascii="仿宋" w:hAnsi="仿宋" w:eastAsia="仿宋"/>
          <w:color w:val="FF0000"/>
        </w:rPr>
      </w:pPr>
      <w:r>
        <w:rPr>
          <w:rFonts w:hint="eastAsia" w:ascii="仿宋" w:hAnsi="仿宋" w:eastAsia="仿宋"/>
          <w:color w:val="FF0000"/>
          <w:lang w:eastAsia="zh-Hans"/>
        </w:rPr>
        <w:t>模块类图</w:t>
      </w:r>
      <w:bookmarkEnd w:id="37"/>
    </w:p>
    <w:p w14:paraId="505A347B">
      <w:pPr>
        <w:rPr>
          <w:rFonts w:hint="default"/>
        </w:rPr>
      </w:pPr>
      <w:r>
        <w:rPr>
          <w:rFonts w:hint="default"/>
        </w:rPr>
        <w:drawing>
          <wp:inline distT="0" distB="0" distL="114300" distR="114300">
            <wp:extent cx="5928360" cy="5269230"/>
            <wp:effectExtent l="0" t="0" r="2540" b="127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3"/>
                    <a:stretch>
                      <a:fillRect/>
                    </a:stretch>
                  </pic:blipFill>
                  <pic:spPr>
                    <a:xfrm>
                      <a:off x="0" y="0"/>
                      <a:ext cx="5928360" cy="5269230"/>
                    </a:xfrm>
                    <a:prstGeom prst="rect">
                      <a:avLst/>
                    </a:prstGeom>
                    <a:noFill/>
                    <a:ln>
                      <a:noFill/>
                    </a:ln>
                  </pic:spPr>
                </pic:pic>
              </a:graphicData>
            </a:graphic>
          </wp:inline>
        </w:drawing>
      </w:r>
    </w:p>
    <w:p w14:paraId="0989E28E">
      <w:pPr>
        <w:pStyle w:val="3"/>
        <w:keepLines w:val="0"/>
        <w:widowControl/>
        <w:numPr>
          <w:ilvl w:val="0"/>
          <w:numId w:val="5"/>
        </w:numPr>
        <w:autoSpaceDE w:val="0"/>
        <w:autoSpaceDN w:val="0"/>
        <w:spacing w:before="240" w:after="240" w:line="360" w:lineRule="auto"/>
        <w:ind w:left="0" w:firstLine="0"/>
        <w:textAlignment w:val="baseline"/>
        <w:rPr>
          <w:rFonts w:hint="eastAsia" w:ascii="仿宋" w:hAnsi="仿宋" w:eastAsia="仿宋" w:cs="Times New Roman"/>
          <w:b/>
          <w:bCs/>
          <w:lang w:eastAsia="zh-Hans"/>
        </w:rPr>
      </w:pPr>
      <w:bookmarkStart w:id="38" w:name="_Toc153180747"/>
      <w:r>
        <w:rPr>
          <w:rFonts w:hint="eastAsia" w:ascii="仿宋" w:hAnsi="仿宋" w:eastAsia="仿宋" w:cs="Times New Roman"/>
          <w:b/>
          <w:bCs/>
          <w:lang w:eastAsia="zh-Hans"/>
        </w:rPr>
        <w:t>数据结构设计</w:t>
      </w:r>
      <w:bookmarkEnd w:id="38"/>
    </w:p>
    <w:p w14:paraId="1A1D1DF4">
      <w:pPr>
        <w:pStyle w:val="2"/>
        <w:rPr>
          <w:rFonts w:hint="eastAsia" w:ascii="Times New Roman" w:cs="Times New Roman"/>
          <w:kern w:val="2"/>
          <w:lang w:bidi="ar"/>
        </w:rPr>
      </w:pPr>
      <w:r>
        <w:rPr>
          <w:rFonts w:hint="eastAsia" w:ascii="Times New Roman" w:cs="Times New Roman"/>
          <w:kern w:val="2"/>
          <w:lang w:bidi="ar"/>
        </w:rPr>
        <w:t>健康体检检验记录</w:t>
      </w:r>
      <w:r>
        <w:rPr>
          <w:rFonts w:hAnsi="宋体"/>
        </w:rPr>
        <w:t xml:space="preserve"> </w:t>
      </w:r>
      <w:r>
        <w:rPr>
          <w:lang w:eastAsia="zh-Hans"/>
        </w:rPr>
        <w:t>：</w:t>
      </w:r>
      <w:r>
        <w:rPr>
          <w:rFonts w:ascii="Times New Roman" w:cs="Times New Roman"/>
          <w:kern w:val="2"/>
          <w:lang w:bidi="ar"/>
        </w:rPr>
        <w:t>TB_JKTJ_JKTJJYJL</w:t>
      </w:r>
    </w:p>
    <w:p w14:paraId="20CC1F83">
      <w:pPr>
        <w:pStyle w:val="2"/>
        <w:rPr>
          <w:rFonts w:hint="eastAsia" w:ascii="Times New Roman" w:cs="Times New Roman"/>
          <w:kern w:val="2"/>
          <w:lang w:bidi="ar"/>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5DC8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2405D5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3C8CFD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13A815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7B80F2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6A09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3E2946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CJKTJJYJLID</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CE54C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健康体检检验记录ID</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23EB5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C9962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21C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D2666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CTJJGDM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3004C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体检机构代码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668964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F56CC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19E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3EBBF4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CSJBSFLX</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75809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数据标识符类型</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0C8EC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A5D882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3B0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288D7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CSJBSH</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EEE4F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数据标识号</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6CA67E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61D50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1576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766867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CJKTJJBXXID</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181D2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健康体检基本信息ID</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550815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408FB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5153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24D3F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CJCXMDLBM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A5CA66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检测项目大类编码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213D19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1EA16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3316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73073F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CJCXMDLMC</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E1984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检测项目大类名称</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06CF6C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DC9F0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ECF4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64DDF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CJCEXMBM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53FBA7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检测项目编码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03CDD9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026F9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3BEE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93DEF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CJCXMBM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ACEA1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检查项目编码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2E47D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4AAF9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554B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36E712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CJCZBBM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58529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检测指标编码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18FA3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21D2E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6BB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070F3B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CJCZBMC</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E3A35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检测指标名称</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4B68ED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AAE68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2BE5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5CDE93F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CJCFF</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17CF98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检测方法</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4AD3B6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20AA3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7CF7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5BC83E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DBGRQ</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3947A9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报告日期</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A9FC9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5AB6E81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370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5C11B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CJCZBJG</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699CD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检测指标结果</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28B451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594B56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128</w:t>
            </w:r>
          </w:p>
        </w:tc>
      </w:tr>
      <w:tr w14:paraId="651B4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63BF5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CJLDW</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500E1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计量单位</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1CE605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FC09E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528C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05715C5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CCKZFW</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92780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参考值范围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8E20E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DF628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128</w:t>
            </w:r>
          </w:p>
        </w:tc>
      </w:tr>
      <w:tr w14:paraId="5D7F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119ACF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CYCTS</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6FDE1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异常提示</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C143B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EDC2A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9C7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79A9E0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CJCRBM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9516D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检测人编码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4DF312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1093C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3651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8A4F8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CJCRXM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42646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检测人姓名</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40B279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A9984E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EBF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11B5A2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CSHRBM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89C21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审核人编码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E382A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2EA88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2421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4FB9D3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CSHRXM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EF406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审核人姓名</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6E1DE4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B235A8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6C7E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88247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IXH</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CF537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序号</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029047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47021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5A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59965D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DSJYWSCSJ</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2E4C0A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数据业务生成时间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5A0E1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5EF593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5F9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0B2087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CLRRBM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1FA5D3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录入人编码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22A6B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B204E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0A34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19B661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CLRRXM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3EE9E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录入人姓名</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0DD6E1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5AE7DC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0E6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4EB0F8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15C40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08703B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5193A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96E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23716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8DDBB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60054E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92A1E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D44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786E8F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CYWSYID</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1D2BF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业务索引ID</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16CFE4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219A81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67E0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28F852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98A46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912CE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7BCBFD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263F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46F8B8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D7BC1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471B0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38C1B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179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63E721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F2D7F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7596B6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540A9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EC2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022813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AD244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66FC05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A8E76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827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1EE5D67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4C8FC86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1EEF16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03BC1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905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3CAE75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44C04CD">
            <w:pPr>
              <w:keepNext w:val="0"/>
              <w:keepLines w:val="0"/>
              <w:suppressLineNumbers w:val="0"/>
              <w:spacing w:before="0" w:beforeAutospacing="0" w:after="0" w:afterAutospacing="0" w:line="360" w:lineRule="auto"/>
              <w:ind w:left="0" w:right="0"/>
              <w:jc w:val="center"/>
              <w:rPr>
                <w:rFonts w:hint="eastAsia" w:ascii="仿宋" w:hAnsi="仿宋" w:eastAsia="仿宋" w:cs="Times New Roman"/>
                <w:lang w:eastAsia="zh-Hans"/>
              </w:rPr>
            </w:pPr>
            <w:r>
              <w:rPr>
                <w:rFonts w:hint="eastAsia" w:ascii="仿宋" w:hAnsi="仿宋" w:eastAsia="仿宋" w:cs="Times New Roman"/>
                <w:lang w:eastAsia="zh-Hans"/>
              </w:rPr>
              <w:t>数据采集地区代码</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DBA6033">
            <w:pPr>
              <w:keepNext w:val="0"/>
              <w:keepLines w:val="0"/>
              <w:suppressLineNumbers w:val="0"/>
              <w:spacing w:before="0" w:beforeAutospacing="0" w:after="0" w:afterAutospacing="0" w:line="360" w:lineRule="auto"/>
              <w:ind w:left="0" w:right="0"/>
              <w:jc w:val="center"/>
              <w:rPr>
                <w:rFonts w:hint="eastAsia" w:ascii="仿宋" w:hAnsi="仿宋" w:eastAsia="仿宋" w:cs="Times New Roman"/>
                <w:lang w:eastAsia="zh-Hans"/>
              </w:rPr>
            </w:pPr>
            <w:r>
              <w:rPr>
                <w:rFonts w:hint="eastAsia" w:ascii="仿宋" w:hAnsi="仿宋" w:eastAsia="仿宋" w:cs="Times New Roman"/>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15A9B3E">
            <w:pPr>
              <w:keepNext w:val="0"/>
              <w:keepLines w:val="0"/>
              <w:suppressLineNumbers w:val="0"/>
              <w:spacing w:before="0" w:beforeAutospacing="0" w:after="0" w:afterAutospacing="0" w:line="360" w:lineRule="auto"/>
              <w:ind w:left="0" w:right="0"/>
              <w:jc w:val="center"/>
              <w:rPr>
                <w:rFonts w:hint="eastAsia" w:ascii="仿宋" w:hAnsi="仿宋" w:eastAsia="仿宋" w:cs="Times New Roman"/>
                <w:lang w:eastAsia="zh-Hans"/>
              </w:rPr>
            </w:pPr>
            <w:r>
              <w:rPr>
                <w:rFonts w:hint="eastAsia" w:ascii="仿宋" w:hAnsi="仿宋" w:eastAsia="仿宋" w:cs="Times New Roman"/>
                <w:lang w:eastAsia="zh-Hans"/>
              </w:rPr>
              <w:t>20</w:t>
            </w:r>
          </w:p>
        </w:tc>
      </w:tr>
      <w:tr w14:paraId="7B10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tcBorders>
              <w:top w:val="single" w:color="auto" w:sz="4" w:space="0"/>
              <w:left w:val="single" w:color="auto" w:sz="4" w:space="0"/>
              <w:bottom w:val="single" w:color="auto" w:sz="4" w:space="0"/>
              <w:right w:val="single" w:color="auto" w:sz="4" w:space="0"/>
            </w:tcBorders>
            <w:noWrap w:val="0"/>
            <w:vAlign w:val="top"/>
          </w:tcPr>
          <w:p w14:paraId="5888DC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92831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tcBorders>
              <w:top w:val="single" w:color="auto" w:sz="4" w:space="0"/>
              <w:left w:val="single" w:color="auto" w:sz="4" w:space="0"/>
              <w:bottom w:val="single" w:color="auto" w:sz="4" w:space="0"/>
              <w:right w:val="single" w:color="auto" w:sz="4" w:space="0"/>
            </w:tcBorders>
            <w:noWrap w:val="0"/>
            <w:vAlign w:val="top"/>
          </w:tcPr>
          <w:p w14:paraId="35E612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6F159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bl>
    <w:p w14:paraId="5088EE33">
      <w:pPr>
        <w:pStyle w:val="2"/>
        <w:rPr>
          <w:lang w:eastAsia="zh-Hans"/>
        </w:rPr>
      </w:pPr>
    </w:p>
    <w:p w14:paraId="5AEF9D25">
      <w:pPr>
        <w:pStyle w:val="2"/>
      </w:pPr>
      <w:r>
        <w:rPr>
          <w:rFonts w:hint="eastAsia" w:ascii="Times New Roman" w:cs="Times New Roman"/>
          <w:kern w:val="2"/>
          <w:lang w:bidi="ar"/>
        </w:rPr>
        <w:t>健康体检基本信息表</w:t>
      </w:r>
      <w:r>
        <w:rPr>
          <w:lang w:eastAsia="zh-Hans"/>
        </w:rPr>
        <w:t>：</w:t>
      </w:r>
      <w:r>
        <w:rPr>
          <w:rFonts w:hint="eastAsia"/>
        </w:rPr>
        <w:t>TB_JKTJ_JKTJJBXX</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0E1D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752DD4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7048CF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1E44433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28F6EF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7380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521AF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CTJJGDM</w:t>
            </w:r>
          </w:p>
        </w:tc>
        <w:tc>
          <w:tcPr>
            <w:tcW w:w="1575" w:type="dxa"/>
            <w:noWrap w:val="0"/>
            <w:vAlign w:val="top"/>
          </w:tcPr>
          <w:p w14:paraId="164AA6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体检机构代码</w:t>
            </w:r>
          </w:p>
        </w:tc>
        <w:tc>
          <w:tcPr>
            <w:tcW w:w="1574" w:type="dxa"/>
            <w:noWrap w:val="0"/>
            <w:vAlign w:val="top"/>
          </w:tcPr>
          <w:p w14:paraId="42536C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0A7A3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69E3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37BC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CJKTJJBXXID</w:t>
            </w:r>
          </w:p>
        </w:tc>
        <w:tc>
          <w:tcPr>
            <w:tcW w:w="1575" w:type="dxa"/>
            <w:noWrap w:val="0"/>
            <w:vAlign w:val="top"/>
          </w:tcPr>
          <w:p w14:paraId="036C26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健康体检基本信息ID</w:t>
            </w:r>
          </w:p>
        </w:tc>
        <w:tc>
          <w:tcPr>
            <w:tcW w:w="1574" w:type="dxa"/>
            <w:noWrap w:val="0"/>
            <w:vAlign w:val="top"/>
          </w:tcPr>
          <w:p w14:paraId="6D0E34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7C3A4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6D7C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18B38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CGRDABSF</w:t>
            </w:r>
          </w:p>
        </w:tc>
        <w:tc>
          <w:tcPr>
            <w:tcW w:w="1575" w:type="dxa"/>
            <w:noWrap w:val="0"/>
            <w:vAlign w:val="top"/>
          </w:tcPr>
          <w:p w14:paraId="20B858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个人档案标识符</w:t>
            </w:r>
          </w:p>
        </w:tc>
        <w:tc>
          <w:tcPr>
            <w:tcW w:w="1574" w:type="dxa"/>
            <w:noWrap w:val="0"/>
            <w:vAlign w:val="top"/>
          </w:tcPr>
          <w:p w14:paraId="5E99FC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743D3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3AF4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A3264E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CBSFLX</w:t>
            </w:r>
          </w:p>
        </w:tc>
        <w:tc>
          <w:tcPr>
            <w:tcW w:w="1575" w:type="dxa"/>
            <w:noWrap w:val="0"/>
            <w:vAlign w:val="top"/>
          </w:tcPr>
          <w:p w14:paraId="1B5CCF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标识符类型</w:t>
            </w:r>
          </w:p>
        </w:tc>
        <w:tc>
          <w:tcPr>
            <w:tcW w:w="1574" w:type="dxa"/>
            <w:noWrap w:val="0"/>
            <w:vAlign w:val="top"/>
          </w:tcPr>
          <w:p w14:paraId="27605C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03C29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16</w:t>
            </w:r>
          </w:p>
        </w:tc>
      </w:tr>
      <w:tr w14:paraId="6171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B80C5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CTJBH</w:t>
            </w:r>
          </w:p>
        </w:tc>
        <w:tc>
          <w:tcPr>
            <w:tcW w:w="1575" w:type="dxa"/>
            <w:noWrap w:val="0"/>
            <w:vAlign w:val="top"/>
          </w:tcPr>
          <w:p w14:paraId="093913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体检编号</w:t>
            </w:r>
          </w:p>
        </w:tc>
        <w:tc>
          <w:tcPr>
            <w:tcW w:w="1574" w:type="dxa"/>
            <w:noWrap w:val="0"/>
            <w:vAlign w:val="top"/>
          </w:tcPr>
          <w:p w14:paraId="5320E3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A325A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F71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291D1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CZJLXBM</w:t>
            </w:r>
          </w:p>
        </w:tc>
        <w:tc>
          <w:tcPr>
            <w:tcW w:w="1575" w:type="dxa"/>
            <w:noWrap w:val="0"/>
            <w:vAlign w:val="top"/>
          </w:tcPr>
          <w:p w14:paraId="0F000C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证件类型编码</w:t>
            </w:r>
          </w:p>
        </w:tc>
        <w:tc>
          <w:tcPr>
            <w:tcW w:w="1574" w:type="dxa"/>
            <w:noWrap w:val="0"/>
            <w:vAlign w:val="top"/>
          </w:tcPr>
          <w:p w14:paraId="2D0812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11BEC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6FDC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EBB1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CZJLXMC</w:t>
            </w:r>
          </w:p>
        </w:tc>
        <w:tc>
          <w:tcPr>
            <w:tcW w:w="1575" w:type="dxa"/>
            <w:noWrap w:val="0"/>
            <w:vAlign w:val="top"/>
          </w:tcPr>
          <w:p w14:paraId="04B350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证件类型名称</w:t>
            </w:r>
          </w:p>
        </w:tc>
        <w:tc>
          <w:tcPr>
            <w:tcW w:w="1574" w:type="dxa"/>
            <w:noWrap w:val="0"/>
            <w:vAlign w:val="top"/>
          </w:tcPr>
          <w:p w14:paraId="7B0192F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6B5AE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939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3F24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CZJHM</w:t>
            </w:r>
          </w:p>
        </w:tc>
        <w:tc>
          <w:tcPr>
            <w:tcW w:w="1575" w:type="dxa"/>
            <w:noWrap w:val="0"/>
            <w:vAlign w:val="top"/>
          </w:tcPr>
          <w:p w14:paraId="1D6F84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证件号码</w:t>
            </w:r>
          </w:p>
        </w:tc>
        <w:tc>
          <w:tcPr>
            <w:tcW w:w="1574" w:type="dxa"/>
            <w:noWrap w:val="0"/>
            <w:vAlign w:val="top"/>
          </w:tcPr>
          <w:p w14:paraId="02D732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87E51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18</w:t>
            </w:r>
          </w:p>
        </w:tc>
      </w:tr>
      <w:tr w14:paraId="573C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AF111E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CXM</w:t>
            </w:r>
          </w:p>
        </w:tc>
        <w:tc>
          <w:tcPr>
            <w:tcW w:w="1575" w:type="dxa"/>
            <w:noWrap w:val="0"/>
            <w:vAlign w:val="top"/>
          </w:tcPr>
          <w:p w14:paraId="6CE8C3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姓名</w:t>
            </w:r>
          </w:p>
        </w:tc>
        <w:tc>
          <w:tcPr>
            <w:tcW w:w="1574" w:type="dxa"/>
            <w:noWrap w:val="0"/>
            <w:vAlign w:val="top"/>
          </w:tcPr>
          <w:p w14:paraId="50470A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17F5E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997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12195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DTJRQ</w:t>
            </w:r>
          </w:p>
        </w:tc>
        <w:tc>
          <w:tcPr>
            <w:tcW w:w="1575" w:type="dxa"/>
            <w:noWrap w:val="0"/>
            <w:vAlign w:val="top"/>
          </w:tcPr>
          <w:p w14:paraId="21BC15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体检日期</w:t>
            </w:r>
          </w:p>
        </w:tc>
        <w:tc>
          <w:tcPr>
            <w:tcW w:w="1574" w:type="dxa"/>
            <w:noWrap w:val="0"/>
            <w:vAlign w:val="top"/>
          </w:tcPr>
          <w:p w14:paraId="25BBDB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5450D16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3F0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13E7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CZRYSBM</w:t>
            </w:r>
          </w:p>
        </w:tc>
        <w:tc>
          <w:tcPr>
            <w:tcW w:w="1575" w:type="dxa"/>
            <w:noWrap w:val="0"/>
            <w:vAlign w:val="top"/>
          </w:tcPr>
          <w:p w14:paraId="0A2514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责任医师编码</w:t>
            </w:r>
          </w:p>
        </w:tc>
        <w:tc>
          <w:tcPr>
            <w:tcW w:w="1574" w:type="dxa"/>
            <w:noWrap w:val="0"/>
            <w:vAlign w:val="top"/>
          </w:tcPr>
          <w:p w14:paraId="532077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EB087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1A6B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4C8A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CZRYSXM</w:t>
            </w:r>
          </w:p>
        </w:tc>
        <w:tc>
          <w:tcPr>
            <w:tcW w:w="1575" w:type="dxa"/>
            <w:noWrap w:val="0"/>
            <w:vAlign w:val="top"/>
          </w:tcPr>
          <w:p w14:paraId="048568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责任医师姓名</w:t>
            </w:r>
          </w:p>
        </w:tc>
        <w:tc>
          <w:tcPr>
            <w:tcW w:w="1574" w:type="dxa"/>
            <w:noWrap w:val="0"/>
            <w:vAlign w:val="top"/>
          </w:tcPr>
          <w:p w14:paraId="4FC21C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399E4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A5A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42206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CZZBM</w:t>
            </w:r>
          </w:p>
        </w:tc>
        <w:tc>
          <w:tcPr>
            <w:tcW w:w="1575" w:type="dxa"/>
            <w:noWrap w:val="0"/>
            <w:vAlign w:val="top"/>
          </w:tcPr>
          <w:p w14:paraId="52592A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症状编码</w:t>
            </w:r>
          </w:p>
        </w:tc>
        <w:tc>
          <w:tcPr>
            <w:tcW w:w="1574" w:type="dxa"/>
            <w:noWrap w:val="0"/>
            <w:vAlign w:val="top"/>
          </w:tcPr>
          <w:p w14:paraId="556874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C619B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2BA2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87D8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CZZMC</w:t>
            </w:r>
          </w:p>
        </w:tc>
        <w:tc>
          <w:tcPr>
            <w:tcW w:w="1575" w:type="dxa"/>
            <w:noWrap w:val="0"/>
            <w:vAlign w:val="top"/>
          </w:tcPr>
          <w:p w14:paraId="35696BB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症状名称</w:t>
            </w:r>
          </w:p>
        </w:tc>
        <w:tc>
          <w:tcPr>
            <w:tcW w:w="1574" w:type="dxa"/>
            <w:noWrap w:val="0"/>
            <w:vAlign w:val="top"/>
          </w:tcPr>
          <w:p w14:paraId="6D5519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E491A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2B3E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BD3E6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CQTZZNR</w:t>
            </w:r>
          </w:p>
        </w:tc>
        <w:tc>
          <w:tcPr>
            <w:tcW w:w="1575" w:type="dxa"/>
            <w:noWrap w:val="0"/>
            <w:vAlign w:val="top"/>
          </w:tcPr>
          <w:p w14:paraId="42F94A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其它症状内容</w:t>
            </w:r>
          </w:p>
        </w:tc>
        <w:tc>
          <w:tcPr>
            <w:tcW w:w="1574" w:type="dxa"/>
            <w:noWrap w:val="0"/>
            <w:vAlign w:val="top"/>
          </w:tcPr>
          <w:p w14:paraId="1024CC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A72A8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500</w:t>
            </w:r>
          </w:p>
        </w:tc>
      </w:tr>
      <w:tr w14:paraId="422F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CDF9F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NTW</w:t>
            </w:r>
          </w:p>
        </w:tc>
        <w:tc>
          <w:tcPr>
            <w:tcW w:w="1575" w:type="dxa"/>
            <w:noWrap w:val="0"/>
            <w:vAlign w:val="top"/>
          </w:tcPr>
          <w:p w14:paraId="761436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体温</w:t>
            </w:r>
          </w:p>
        </w:tc>
        <w:tc>
          <w:tcPr>
            <w:tcW w:w="1574" w:type="dxa"/>
            <w:noWrap w:val="0"/>
            <w:vAlign w:val="top"/>
          </w:tcPr>
          <w:p w14:paraId="2B2CE2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3D520D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4,1</w:t>
            </w:r>
          </w:p>
        </w:tc>
      </w:tr>
      <w:tr w14:paraId="7100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0E20D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IML</w:t>
            </w:r>
          </w:p>
        </w:tc>
        <w:tc>
          <w:tcPr>
            <w:tcW w:w="1575" w:type="dxa"/>
            <w:noWrap w:val="0"/>
            <w:vAlign w:val="top"/>
          </w:tcPr>
          <w:p w14:paraId="6BD99B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脉率</w:t>
            </w:r>
          </w:p>
        </w:tc>
        <w:tc>
          <w:tcPr>
            <w:tcW w:w="1574" w:type="dxa"/>
            <w:noWrap w:val="0"/>
            <w:vAlign w:val="top"/>
          </w:tcPr>
          <w:p w14:paraId="7E6E850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52587C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24C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3696D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IHXPL</w:t>
            </w:r>
          </w:p>
        </w:tc>
        <w:tc>
          <w:tcPr>
            <w:tcW w:w="1575" w:type="dxa"/>
            <w:noWrap w:val="0"/>
            <w:vAlign w:val="top"/>
          </w:tcPr>
          <w:p w14:paraId="1CB945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呼吸频率</w:t>
            </w:r>
          </w:p>
        </w:tc>
        <w:tc>
          <w:tcPr>
            <w:tcW w:w="1574" w:type="dxa"/>
            <w:noWrap w:val="0"/>
            <w:vAlign w:val="top"/>
          </w:tcPr>
          <w:p w14:paraId="35DB93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8D4BB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E6F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EE1F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IZSSY</w:t>
            </w:r>
          </w:p>
        </w:tc>
        <w:tc>
          <w:tcPr>
            <w:tcW w:w="1575" w:type="dxa"/>
            <w:noWrap w:val="0"/>
            <w:vAlign w:val="top"/>
          </w:tcPr>
          <w:p w14:paraId="65E1A29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左收缩压</w:t>
            </w:r>
          </w:p>
        </w:tc>
        <w:tc>
          <w:tcPr>
            <w:tcW w:w="1574" w:type="dxa"/>
            <w:noWrap w:val="0"/>
            <w:vAlign w:val="top"/>
          </w:tcPr>
          <w:p w14:paraId="30A79F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5EB77D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374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9F576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IZSZY</w:t>
            </w:r>
          </w:p>
        </w:tc>
        <w:tc>
          <w:tcPr>
            <w:tcW w:w="1575" w:type="dxa"/>
            <w:noWrap w:val="0"/>
            <w:vAlign w:val="top"/>
          </w:tcPr>
          <w:p w14:paraId="0BED1D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左舒张压</w:t>
            </w:r>
          </w:p>
        </w:tc>
        <w:tc>
          <w:tcPr>
            <w:tcW w:w="1574" w:type="dxa"/>
            <w:noWrap w:val="0"/>
            <w:vAlign w:val="top"/>
          </w:tcPr>
          <w:p w14:paraId="3D3B55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1F87AB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472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1CAFC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IYSSY</w:t>
            </w:r>
          </w:p>
        </w:tc>
        <w:tc>
          <w:tcPr>
            <w:tcW w:w="1575" w:type="dxa"/>
            <w:noWrap w:val="0"/>
            <w:vAlign w:val="top"/>
          </w:tcPr>
          <w:p w14:paraId="0CB8CC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右收缩压</w:t>
            </w:r>
          </w:p>
        </w:tc>
        <w:tc>
          <w:tcPr>
            <w:tcW w:w="1574" w:type="dxa"/>
            <w:noWrap w:val="0"/>
            <w:vAlign w:val="top"/>
          </w:tcPr>
          <w:p w14:paraId="225AA3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227D904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6E8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574C9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IYSZY</w:t>
            </w:r>
          </w:p>
        </w:tc>
        <w:tc>
          <w:tcPr>
            <w:tcW w:w="1575" w:type="dxa"/>
            <w:noWrap w:val="0"/>
            <w:vAlign w:val="top"/>
          </w:tcPr>
          <w:p w14:paraId="37C2BE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右舒张压</w:t>
            </w:r>
          </w:p>
        </w:tc>
        <w:tc>
          <w:tcPr>
            <w:tcW w:w="1574" w:type="dxa"/>
            <w:noWrap w:val="0"/>
            <w:vAlign w:val="top"/>
          </w:tcPr>
          <w:p w14:paraId="542253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71C5C8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BBA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1606A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NSG</w:t>
            </w:r>
          </w:p>
        </w:tc>
        <w:tc>
          <w:tcPr>
            <w:tcW w:w="1575" w:type="dxa"/>
            <w:noWrap w:val="0"/>
            <w:vAlign w:val="top"/>
          </w:tcPr>
          <w:p w14:paraId="6837E0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身高</w:t>
            </w:r>
          </w:p>
        </w:tc>
        <w:tc>
          <w:tcPr>
            <w:tcW w:w="1574" w:type="dxa"/>
            <w:noWrap w:val="0"/>
            <w:vAlign w:val="top"/>
          </w:tcPr>
          <w:p w14:paraId="14BB42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68D682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5DA1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C901A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w:t>
            </w:r>
          </w:p>
        </w:tc>
        <w:tc>
          <w:tcPr>
            <w:tcW w:w="1575" w:type="dxa"/>
            <w:noWrap w:val="0"/>
            <w:vAlign w:val="top"/>
          </w:tcPr>
          <w:p w14:paraId="45189C8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体重</w:t>
            </w:r>
          </w:p>
        </w:tc>
        <w:tc>
          <w:tcPr>
            <w:tcW w:w="1574" w:type="dxa"/>
            <w:noWrap w:val="0"/>
            <w:vAlign w:val="top"/>
          </w:tcPr>
          <w:p w14:paraId="792179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41F20C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2FA8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B9823D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NMBTZ</w:t>
            </w:r>
          </w:p>
        </w:tc>
        <w:tc>
          <w:tcPr>
            <w:tcW w:w="1575" w:type="dxa"/>
            <w:noWrap w:val="0"/>
            <w:vAlign w:val="top"/>
          </w:tcPr>
          <w:p w14:paraId="52F449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目标体重</w:t>
            </w:r>
          </w:p>
        </w:tc>
        <w:tc>
          <w:tcPr>
            <w:tcW w:w="1574" w:type="dxa"/>
            <w:noWrap w:val="0"/>
            <w:vAlign w:val="top"/>
          </w:tcPr>
          <w:p w14:paraId="580A9B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4C3E8C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576A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BB98E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NYW</w:t>
            </w:r>
          </w:p>
        </w:tc>
        <w:tc>
          <w:tcPr>
            <w:tcW w:w="1575" w:type="dxa"/>
            <w:noWrap w:val="0"/>
            <w:vAlign w:val="top"/>
          </w:tcPr>
          <w:p w14:paraId="7A2032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腰围</w:t>
            </w:r>
          </w:p>
        </w:tc>
        <w:tc>
          <w:tcPr>
            <w:tcW w:w="1574" w:type="dxa"/>
            <w:noWrap w:val="0"/>
            <w:vAlign w:val="top"/>
          </w:tcPr>
          <w:p w14:paraId="301712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70B22C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4C5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F26DB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NTZZS</w:t>
            </w:r>
          </w:p>
        </w:tc>
        <w:tc>
          <w:tcPr>
            <w:tcW w:w="1575" w:type="dxa"/>
            <w:noWrap w:val="0"/>
            <w:vAlign w:val="top"/>
          </w:tcPr>
          <w:p w14:paraId="758A48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体质指数</w:t>
            </w:r>
          </w:p>
        </w:tc>
        <w:tc>
          <w:tcPr>
            <w:tcW w:w="1574" w:type="dxa"/>
            <w:noWrap w:val="0"/>
            <w:vAlign w:val="top"/>
          </w:tcPr>
          <w:p w14:paraId="6358F1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6D4645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6963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DD8E4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NTW_A</w:t>
            </w:r>
          </w:p>
        </w:tc>
        <w:tc>
          <w:tcPr>
            <w:tcW w:w="1575" w:type="dxa"/>
            <w:noWrap w:val="0"/>
            <w:vAlign w:val="top"/>
          </w:tcPr>
          <w:p w14:paraId="1B56F5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臀围</w:t>
            </w:r>
          </w:p>
        </w:tc>
        <w:tc>
          <w:tcPr>
            <w:tcW w:w="1574" w:type="dxa"/>
            <w:noWrap w:val="0"/>
            <w:vAlign w:val="top"/>
          </w:tcPr>
          <w:p w14:paraId="437EA1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715D60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01CE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176D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NYTWBZ</w:t>
            </w:r>
          </w:p>
        </w:tc>
        <w:tc>
          <w:tcPr>
            <w:tcW w:w="1575" w:type="dxa"/>
            <w:noWrap w:val="0"/>
            <w:vAlign w:val="top"/>
          </w:tcPr>
          <w:p w14:paraId="7B885B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腰臀围比值</w:t>
            </w:r>
          </w:p>
        </w:tc>
        <w:tc>
          <w:tcPr>
            <w:tcW w:w="1574" w:type="dxa"/>
            <w:noWrap w:val="0"/>
            <w:vAlign w:val="top"/>
          </w:tcPr>
          <w:p w14:paraId="7275EB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6AC22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4,2</w:t>
            </w:r>
          </w:p>
        </w:tc>
      </w:tr>
      <w:tr w14:paraId="6AE9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8D8C1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CLNRJKZTZWPGBM</w:t>
            </w:r>
          </w:p>
        </w:tc>
        <w:tc>
          <w:tcPr>
            <w:tcW w:w="1575" w:type="dxa"/>
            <w:noWrap w:val="0"/>
            <w:vAlign w:val="top"/>
          </w:tcPr>
          <w:p w14:paraId="298369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老年人健康状态自我评估编码</w:t>
            </w:r>
          </w:p>
        </w:tc>
        <w:tc>
          <w:tcPr>
            <w:tcW w:w="1574" w:type="dxa"/>
            <w:noWrap w:val="0"/>
            <w:vAlign w:val="top"/>
          </w:tcPr>
          <w:p w14:paraId="42572B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55394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E4A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2BD18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CLNRJKZTZWPGMC</w:t>
            </w:r>
          </w:p>
        </w:tc>
        <w:tc>
          <w:tcPr>
            <w:tcW w:w="1575" w:type="dxa"/>
            <w:noWrap w:val="0"/>
            <w:vAlign w:val="top"/>
          </w:tcPr>
          <w:p w14:paraId="53B3CE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老年人健康状态自我评估名称</w:t>
            </w:r>
          </w:p>
        </w:tc>
        <w:tc>
          <w:tcPr>
            <w:tcW w:w="1574" w:type="dxa"/>
            <w:noWrap w:val="0"/>
            <w:vAlign w:val="top"/>
          </w:tcPr>
          <w:p w14:paraId="10D522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C0F68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5682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E5B0A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CLNRSHZLNLPGBM</w:t>
            </w:r>
          </w:p>
        </w:tc>
        <w:tc>
          <w:tcPr>
            <w:tcW w:w="1575" w:type="dxa"/>
            <w:noWrap w:val="0"/>
            <w:vAlign w:val="top"/>
          </w:tcPr>
          <w:p w14:paraId="3B5992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老年人生活自理能力评估编码</w:t>
            </w:r>
          </w:p>
        </w:tc>
        <w:tc>
          <w:tcPr>
            <w:tcW w:w="1574" w:type="dxa"/>
            <w:noWrap w:val="0"/>
            <w:vAlign w:val="top"/>
          </w:tcPr>
          <w:p w14:paraId="7576E6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ABEC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830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1947D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CLNRSHZLNLPGJGMC</w:t>
            </w:r>
          </w:p>
        </w:tc>
        <w:tc>
          <w:tcPr>
            <w:tcW w:w="1575" w:type="dxa"/>
            <w:noWrap w:val="0"/>
            <w:vAlign w:val="top"/>
          </w:tcPr>
          <w:p w14:paraId="449B68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老年人生活自理能力评估结果名称</w:t>
            </w:r>
          </w:p>
        </w:tc>
        <w:tc>
          <w:tcPr>
            <w:tcW w:w="1574" w:type="dxa"/>
            <w:noWrap w:val="0"/>
            <w:vAlign w:val="top"/>
          </w:tcPr>
          <w:p w14:paraId="689D83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D50E5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4DF2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B85CE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CLNRRZGNCSJGBM</w:t>
            </w:r>
          </w:p>
        </w:tc>
        <w:tc>
          <w:tcPr>
            <w:tcW w:w="1575" w:type="dxa"/>
            <w:noWrap w:val="0"/>
            <w:vAlign w:val="top"/>
          </w:tcPr>
          <w:p w14:paraId="11D881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老年人认知功能初筛结果编码</w:t>
            </w:r>
          </w:p>
        </w:tc>
        <w:tc>
          <w:tcPr>
            <w:tcW w:w="1574" w:type="dxa"/>
            <w:noWrap w:val="0"/>
            <w:vAlign w:val="top"/>
          </w:tcPr>
          <w:p w14:paraId="357216A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C655B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38A5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CA82A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CLNRRZGNCSJGMC</w:t>
            </w:r>
          </w:p>
        </w:tc>
        <w:tc>
          <w:tcPr>
            <w:tcW w:w="1575" w:type="dxa"/>
            <w:noWrap w:val="0"/>
            <w:vAlign w:val="top"/>
          </w:tcPr>
          <w:p w14:paraId="5ACC2A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老年人认知功能初筛结果名称</w:t>
            </w:r>
          </w:p>
        </w:tc>
        <w:tc>
          <w:tcPr>
            <w:tcW w:w="1574" w:type="dxa"/>
            <w:noWrap w:val="0"/>
            <w:vAlign w:val="top"/>
          </w:tcPr>
          <w:p w14:paraId="0D49B8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B71EA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1275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BBC25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ILNRZLSCPF</w:t>
            </w:r>
          </w:p>
        </w:tc>
        <w:tc>
          <w:tcPr>
            <w:tcW w:w="1575" w:type="dxa"/>
            <w:noWrap w:val="0"/>
            <w:vAlign w:val="top"/>
          </w:tcPr>
          <w:p w14:paraId="514C35E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老年人智力筛查评分</w:t>
            </w:r>
          </w:p>
        </w:tc>
        <w:tc>
          <w:tcPr>
            <w:tcW w:w="1574" w:type="dxa"/>
            <w:noWrap w:val="0"/>
            <w:vAlign w:val="top"/>
          </w:tcPr>
          <w:p w14:paraId="0F400A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E6A5D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50B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512DF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CLNRQGZTCSJGBM</w:t>
            </w:r>
          </w:p>
        </w:tc>
        <w:tc>
          <w:tcPr>
            <w:tcW w:w="1575" w:type="dxa"/>
            <w:noWrap w:val="0"/>
            <w:vAlign w:val="top"/>
          </w:tcPr>
          <w:p w14:paraId="561D1E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老年人情感状态初筛结果编码</w:t>
            </w:r>
          </w:p>
        </w:tc>
        <w:tc>
          <w:tcPr>
            <w:tcW w:w="1574" w:type="dxa"/>
            <w:noWrap w:val="0"/>
            <w:vAlign w:val="top"/>
          </w:tcPr>
          <w:p w14:paraId="3A23E0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60B3C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4E1B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C651B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CLNRQGZTCSJGMC</w:t>
            </w:r>
          </w:p>
        </w:tc>
        <w:tc>
          <w:tcPr>
            <w:tcW w:w="1575" w:type="dxa"/>
            <w:noWrap w:val="0"/>
            <w:vAlign w:val="top"/>
          </w:tcPr>
          <w:p w14:paraId="104B41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老年人情感状态粗筛结果名称</w:t>
            </w:r>
          </w:p>
        </w:tc>
        <w:tc>
          <w:tcPr>
            <w:tcW w:w="1574" w:type="dxa"/>
            <w:noWrap w:val="0"/>
            <w:vAlign w:val="top"/>
          </w:tcPr>
          <w:p w14:paraId="2E8D9A7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3C27D8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2102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3E5F6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ILNRYYPF</w:t>
            </w:r>
          </w:p>
        </w:tc>
        <w:tc>
          <w:tcPr>
            <w:tcW w:w="1575" w:type="dxa"/>
            <w:noWrap w:val="0"/>
            <w:vAlign w:val="top"/>
          </w:tcPr>
          <w:p w14:paraId="03883A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老年人抑郁评分</w:t>
            </w:r>
          </w:p>
        </w:tc>
        <w:tc>
          <w:tcPr>
            <w:tcW w:w="1574" w:type="dxa"/>
            <w:noWrap w:val="0"/>
            <w:vAlign w:val="top"/>
          </w:tcPr>
          <w:p w14:paraId="48437C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2B413B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4E4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532DA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CDLPLBM</w:t>
            </w:r>
          </w:p>
        </w:tc>
        <w:tc>
          <w:tcPr>
            <w:tcW w:w="1575" w:type="dxa"/>
            <w:noWrap w:val="0"/>
            <w:vAlign w:val="top"/>
          </w:tcPr>
          <w:p w14:paraId="7F0021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锻炼频率编码</w:t>
            </w:r>
          </w:p>
        </w:tc>
        <w:tc>
          <w:tcPr>
            <w:tcW w:w="1574" w:type="dxa"/>
            <w:noWrap w:val="0"/>
            <w:vAlign w:val="top"/>
          </w:tcPr>
          <w:p w14:paraId="0F1856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DE7D89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56B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DFFD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CDLPLMC</w:t>
            </w:r>
          </w:p>
        </w:tc>
        <w:tc>
          <w:tcPr>
            <w:tcW w:w="1575" w:type="dxa"/>
            <w:noWrap w:val="0"/>
            <w:vAlign w:val="top"/>
          </w:tcPr>
          <w:p w14:paraId="2D17E7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锻炼频率名称</w:t>
            </w:r>
          </w:p>
        </w:tc>
        <w:tc>
          <w:tcPr>
            <w:tcW w:w="1574" w:type="dxa"/>
            <w:noWrap w:val="0"/>
            <w:vAlign w:val="top"/>
          </w:tcPr>
          <w:p w14:paraId="63C0E3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526AD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6B4F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E599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IMCDLSJ</w:t>
            </w:r>
          </w:p>
        </w:tc>
        <w:tc>
          <w:tcPr>
            <w:tcW w:w="1575" w:type="dxa"/>
            <w:noWrap w:val="0"/>
            <w:vAlign w:val="top"/>
          </w:tcPr>
          <w:p w14:paraId="663C1D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每次锻炼时间</w:t>
            </w:r>
          </w:p>
        </w:tc>
        <w:tc>
          <w:tcPr>
            <w:tcW w:w="1574" w:type="dxa"/>
            <w:noWrap w:val="0"/>
            <w:vAlign w:val="top"/>
          </w:tcPr>
          <w:p w14:paraId="77CAC0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18574A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C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007DE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NJCDLSJ</w:t>
            </w:r>
          </w:p>
        </w:tc>
        <w:tc>
          <w:tcPr>
            <w:tcW w:w="1575" w:type="dxa"/>
            <w:noWrap w:val="0"/>
            <w:vAlign w:val="top"/>
          </w:tcPr>
          <w:p w14:paraId="5C75D1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坚持锻炼时间</w:t>
            </w:r>
          </w:p>
        </w:tc>
        <w:tc>
          <w:tcPr>
            <w:tcW w:w="1574" w:type="dxa"/>
            <w:noWrap w:val="0"/>
            <w:vAlign w:val="top"/>
          </w:tcPr>
          <w:p w14:paraId="390ADB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4743D1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C91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B2012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CDLFSSM</w:t>
            </w:r>
          </w:p>
        </w:tc>
        <w:tc>
          <w:tcPr>
            <w:tcW w:w="1575" w:type="dxa"/>
            <w:noWrap w:val="0"/>
            <w:vAlign w:val="top"/>
          </w:tcPr>
          <w:p w14:paraId="19B2D4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锻炼方式说明</w:t>
            </w:r>
          </w:p>
        </w:tc>
        <w:tc>
          <w:tcPr>
            <w:tcW w:w="1574" w:type="dxa"/>
            <w:noWrap w:val="0"/>
            <w:vAlign w:val="top"/>
          </w:tcPr>
          <w:p w14:paraId="1D366E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9904A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00BC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5765A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CYSXGBM</w:t>
            </w:r>
          </w:p>
        </w:tc>
        <w:tc>
          <w:tcPr>
            <w:tcW w:w="1575" w:type="dxa"/>
            <w:noWrap w:val="0"/>
            <w:vAlign w:val="top"/>
          </w:tcPr>
          <w:p w14:paraId="199C53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饮食习惯编码</w:t>
            </w:r>
          </w:p>
        </w:tc>
        <w:tc>
          <w:tcPr>
            <w:tcW w:w="1574" w:type="dxa"/>
            <w:noWrap w:val="0"/>
            <w:vAlign w:val="top"/>
          </w:tcPr>
          <w:p w14:paraId="3B7BCB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5778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16</w:t>
            </w:r>
          </w:p>
        </w:tc>
      </w:tr>
      <w:tr w14:paraId="0F08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25F2A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CYSXGMC</w:t>
            </w:r>
          </w:p>
        </w:tc>
        <w:tc>
          <w:tcPr>
            <w:tcW w:w="1575" w:type="dxa"/>
            <w:noWrap w:val="0"/>
            <w:vAlign w:val="top"/>
          </w:tcPr>
          <w:p w14:paraId="6F5346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饮食习惯名称</w:t>
            </w:r>
          </w:p>
        </w:tc>
        <w:tc>
          <w:tcPr>
            <w:tcW w:w="1574" w:type="dxa"/>
            <w:noWrap w:val="0"/>
            <w:vAlign w:val="top"/>
          </w:tcPr>
          <w:p w14:paraId="1C6E143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A0ED2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120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F82ED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CXYZKBM</w:t>
            </w:r>
          </w:p>
        </w:tc>
        <w:tc>
          <w:tcPr>
            <w:tcW w:w="1575" w:type="dxa"/>
            <w:noWrap w:val="0"/>
            <w:vAlign w:val="top"/>
          </w:tcPr>
          <w:p w14:paraId="2F1BA01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吸烟状况编码</w:t>
            </w:r>
          </w:p>
        </w:tc>
        <w:tc>
          <w:tcPr>
            <w:tcW w:w="1574" w:type="dxa"/>
            <w:noWrap w:val="0"/>
            <w:vAlign w:val="top"/>
          </w:tcPr>
          <w:p w14:paraId="0B442C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BBFB7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666B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1DA697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CXYZKMC</w:t>
            </w:r>
          </w:p>
        </w:tc>
        <w:tc>
          <w:tcPr>
            <w:tcW w:w="1575" w:type="dxa"/>
            <w:noWrap w:val="0"/>
            <w:vAlign w:val="top"/>
          </w:tcPr>
          <w:p w14:paraId="33F314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吸烟状况名称</w:t>
            </w:r>
          </w:p>
        </w:tc>
        <w:tc>
          <w:tcPr>
            <w:tcW w:w="1574" w:type="dxa"/>
            <w:noWrap w:val="0"/>
            <w:vAlign w:val="top"/>
          </w:tcPr>
          <w:p w14:paraId="04FF8F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4FFA6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B1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0E485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IRXYL</w:t>
            </w:r>
          </w:p>
        </w:tc>
        <w:tc>
          <w:tcPr>
            <w:tcW w:w="1575" w:type="dxa"/>
            <w:noWrap w:val="0"/>
            <w:vAlign w:val="top"/>
          </w:tcPr>
          <w:p w14:paraId="2D425F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日吸烟量</w:t>
            </w:r>
          </w:p>
        </w:tc>
        <w:tc>
          <w:tcPr>
            <w:tcW w:w="1574" w:type="dxa"/>
            <w:noWrap w:val="0"/>
            <w:vAlign w:val="top"/>
          </w:tcPr>
          <w:p w14:paraId="350959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NUMERIC</w:t>
            </w:r>
          </w:p>
        </w:tc>
        <w:tc>
          <w:tcPr>
            <w:tcW w:w="1575" w:type="dxa"/>
            <w:noWrap w:val="0"/>
            <w:vAlign w:val="top"/>
          </w:tcPr>
          <w:p w14:paraId="36102D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w:t>
            </w:r>
          </w:p>
        </w:tc>
      </w:tr>
      <w:tr w14:paraId="4C0E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158880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IKSXYNL</w:t>
            </w:r>
          </w:p>
        </w:tc>
        <w:tc>
          <w:tcPr>
            <w:tcW w:w="1575" w:type="dxa"/>
            <w:noWrap w:val="0"/>
            <w:vAlign w:val="top"/>
          </w:tcPr>
          <w:p w14:paraId="5DA469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开始吸烟年龄</w:t>
            </w:r>
          </w:p>
        </w:tc>
        <w:tc>
          <w:tcPr>
            <w:tcW w:w="1574" w:type="dxa"/>
            <w:noWrap w:val="0"/>
            <w:vAlign w:val="top"/>
          </w:tcPr>
          <w:p w14:paraId="0278A0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B6109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AA4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1D46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IJYNL</w:t>
            </w:r>
          </w:p>
        </w:tc>
        <w:tc>
          <w:tcPr>
            <w:tcW w:w="1575" w:type="dxa"/>
            <w:noWrap w:val="0"/>
            <w:vAlign w:val="top"/>
          </w:tcPr>
          <w:p w14:paraId="22E632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戒烟年龄</w:t>
            </w:r>
          </w:p>
        </w:tc>
        <w:tc>
          <w:tcPr>
            <w:tcW w:w="1574" w:type="dxa"/>
            <w:noWrap w:val="0"/>
            <w:vAlign w:val="top"/>
          </w:tcPr>
          <w:p w14:paraId="6F9210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53A997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029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463F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CYJPLBM</w:t>
            </w:r>
          </w:p>
        </w:tc>
        <w:tc>
          <w:tcPr>
            <w:tcW w:w="1575" w:type="dxa"/>
            <w:noWrap w:val="0"/>
            <w:vAlign w:val="top"/>
          </w:tcPr>
          <w:p w14:paraId="141D9D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饮酒频率编码</w:t>
            </w:r>
          </w:p>
        </w:tc>
        <w:tc>
          <w:tcPr>
            <w:tcW w:w="1574" w:type="dxa"/>
            <w:noWrap w:val="0"/>
            <w:vAlign w:val="top"/>
          </w:tcPr>
          <w:p w14:paraId="5CA818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631C29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662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8D10D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CYJPLMC</w:t>
            </w:r>
          </w:p>
        </w:tc>
        <w:tc>
          <w:tcPr>
            <w:tcW w:w="1575" w:type="dxa"/>
            <w:noWrap w:val="0"/>
            <w:vAlign w:val="top"/>
          </w:tcPr>
          <w:p w14:paraId="3A3467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饮酒频率名称</w:t>
            </w:r>
          </w:p>
        </w:tc>
        <w:tc>
          <w:tcPr>
            <w:tcW w:w="1574" w:type="dxa"/>
            <w:noWrap w:val="0"/>
            <w:vAlign w:val="top"/>
          </w:tcPr>
          <w:p w14:paraId="66AD4A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7F044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w:t>
            </w:r>
          </w:p>
        </w:tc>
      </w:tr>
      <w:tr w14:paraId="6B74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2ADB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IRYJL</w:t>
            </w:r>
          </w:p>
        </w:tc>
        <w:tc>
          <w:tcPr>
            <w:tcW w:w="1575" w:type="dxa"/>
            <w:noWrap w:val="0"/>
            <w:vAlign w:val="top"/>
          </w:tcPr>
          <w:p w14:paraId="71B559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日饮酒量</w:t>
            </w:r>
          </w:p>
        </w:tc>
        <w:tc>
          <w:tcPr>
            <w:tcW w:w="1574" w:type="dxa"/>
            <w:noWrap w:val="0"/>
            <w:vAlign w:val="top"/>
          </w:tcPr>
          <w:p w14:paraId="2F6F4C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NUMERIC</w:t>
            </w:r>
          </w:p>
        </w:tc>
        <w:tc>
          <w:tcPr>
            <w:tcW w:w="1575" w:type="dxa"/>
            <w:noWrap w:val="0"/>
            <w:vAlign w:val="top"/>
          </w:tcPr>
          <w:p w14:paraId="37571B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3E04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40E07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CJJQKBM</w:t>
            </w:r>
          </w:p>
        </w:tc>
        <w:tc>
          <w:tcPr>
            <w:tcW w:w="1575" w:type="dxa"/>
            <w:noWrap w:val="0"/>
            <w:vAlign w:val="top"/>
          </w:tcPr>
          <w:p w14:paraId="135329F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戒酒情况编码</w:t>
            </w:r>
          </w:p>
        </w:tc>
        <w:tc>
          <w:tcPr>
            <w:tcW w:w="1574" w:type="dxa"/>
            <w:noWrap w:val="0"/>
            <w:vAlign w:val="top"/>
          </w:tcPr>
          <w:p w14:paraId="0B996C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E9309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730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4402E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CJJQKMC</w:t>
            </w:r>
          </w:p>
        </w:tc>
        <w:tc>
          <w:tcPr>
            <w:tcW w:w="1575" w:type="dxa"/>
            <w:noWrap w:val="0"/>
            <w:vAlign w:val="top"/>
          </w:tcPr>
          <w:p w14:paraId="3DF82F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戒酒情况名称</w:t>
            </w:r>
          </w:p>
        </w:tc>
        <w:tc>
          <w:tcPr>
            <w:tcW w:w="1574" w:type="dxa"/>
            <w:noWrap w:val="0"/>
            <w:vAlign w:val="top"/>
          </w:tcPr>
          <w:p w14:paraId="3EB3E2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EF08B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38B0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1A71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IJJNL</w:t>
            </w:r>
          </w:p>
        </w:tc>
        <w:tc>
          <w:tcPr>
            <w:tcW w:w="1575" w:type="dxa"/>
            <w:noWrap w:val="0"/>
            <w:vAlign w:val="top"/>
          </w:tcPr>
          <w:p w14:paraId="2D0D7C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戒酒年龄</w:t>
            </w:r>
          </w:p>
        </w:tc>
        <w:tc>
          <w:tcPr>
            <w:tcW w:w="1574" w:type="dxa"/>
            <w:noWrap w:val="0"/>
            <w:vAlign w:val="top"/>
          </w:tcPr>
          <w:p w14:paraId="113041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18ED9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104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2BE6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IKSYJNLS</w:t>
            </w:r>
          </w:p>
        </w:tc>
        <w:tc>
          <w:tcPr>
            <w:tcW w:w="1575" w:type="dxa"/>
            <w:noWrap w:val="0"/>
            <w:vAlign w:val="top"/>
          </w:tcPr>
          <w:p w14:paraId="7793C3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开始饮酒年龄(岁)</w:t>
            </w:r>
          </w:p>
        </w:tc>
        <w:tc>
          <w:tcPr>
            <w:tcW w:w="1574" w:type="dxa"/>
            <w:noWrap w:val="0"/>
            <w:vAlign w:val="top"/>
          </w:tcPr>
          <w:p w14:paraId="188D89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45F29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bl>
    <w:p w14:paraId="165FC9CC">
      <w:pPr>
        <w:pStyle w:val="2"/>
        <w:rPr>
          <w:rFonts w:hint="eastAsia"/>
          <w:lang w:eastAsia="zh-Hans"/>
        </w:rPr>
      </w:pPr>
    </w:p>
    <w:p w14:paraId="0B94E891">
      <w:pPr>
        <w:pStyle w:val="2"/>
        <w:rPr>
          <w:lang w:eastAsia="zh-Hans"/>
        </w:rPr>
      </w:pPr>
      <w:r>
        <w:rPr>
          <w:rFonts w:hint="eastAsia"/>
        </w:rPr>
        <w:t>居民拓展信息表</w:t>
      </w:r>
      <w:r>
        <w:rPr>
          <w:lang w:eastAsia="zh-Hans"/>
        </w:rPr>
        <w:t>：</w:t>
      </w:r>
      <w:r>
        <w:rPr>
          <w:rFonts w:hint="eastAsia"/>
        </w:rPr>
        <w:t>TB_GRDA_JMTZXXB</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6308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02EE74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4DACEF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3ABC4A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03F32A3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1253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4B23A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CGRDABSF</w:t>
            </w:r>
          </w:p>
        </w:tc>
        <w:tc>
          <w:tcPr>
            <w:tcW w:w="1575" w:type="dxa"/>
            <w:noWrap w:val="0"/>
            <w:vAlign w:val="top"/>
          </w:tcPr>
          <w:p w14:paraId="442087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个人档案标识符</w:t>
            </w:r>
          </w:p>
        </w:tc>
        <w:tc>
          <w:tcPr>
            <w:tcW w:w="1574" w:type="dxa"/>
            <w:noWrap w:val="0"/>
            <w:vAlign w:val="top"/>
          </w:tcPr>
          <w:p w14:paraId="33E45F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54320E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5D6F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E26CF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CBSFLX</w:t>
            </w:r>
          </w:p>
        </w:tc>
        <w:tc>
          <w:tcPr>
            <w:tcW w:w="1575" w:type="dxa"/>
            <w:noWrap w:val="0"/>
            <w:vAlign w:val="top"/>
          </w:tcPr>
          <w:p w14:paraId="0B54B1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标识符类型</w:t>
            </w:r>
          </w:p>
        </w:tc>
        <w:tc>
          <w:tcPr>
            <w:tcW w:w="1574" w:type="dxa"/>
            <w:noWrap w:val="0"/>
            <w:vAlign w:val="top"/>
          </w:tcPr>
          <w:p w14:paraId="5D9BB3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A4166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16</w:t>
            </w:r>
          </w:p>
        </w:tc>
      </w:tr>
      <w:tr w14:paraId="2DD4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7DEC3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CYLFYZFFSBM</w:t>
            </w:r>
          </w:p>
        </w:tc>
        <w:tc>
          <w:tcPr>
            <w:tcW w:w="1575" w:type="dxa"/>
            <w:noWrap w:val="0"/>
            <w:vAlign w:val="top"/>
          </w:tcPr>
          <w:p w14:paraId="724DB5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医疗费用支付方式编码</w:t>
            </w:r>
          </w:p>
        </w:tc>
        <w:tc>
          <w:tcPr>
            <w:tcW w:w="1574" w:type="dxa"/>
            <w:noWrap w:val="0"/>
            <w:vAlign w:val="top"/>
          </w:tcPr>
          <w:p w14:paraId="5BBEBF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18B33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30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A2CAB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CYLFYZFFSMC</w:t>
            </w:r>
          </w:p>
        </w:tc>
        <w:tc>
          <w:tcPr>
            <w:tcW w:w="1575" w:type="dxa"/>
            <w:noWrap w:val="0"/>
            <w:vAlign w:val="top"/>
          </w:tcPr>
          <w:p w14:paraId="6909B4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医疗费用支付方式名称</w:t>
            </w:r>
          </w:p>
        </w:tc>
        <w:tc>
          <w:tcPr>
            <w:tcW w:w="1574" w:type="dxa"/>
            <w:noWrap w:val="0"/>
            <w:vAlign w:val="top"/>
          </w:tcPr>
          <w:p w14:paraId="5239D5E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418A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90</w:t>
            </w:r>
          </w:p>
        </w:tc>
      </w:tr>
      <w:tr w14:paraId="6E95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71876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CYLFYZFQTMC</w:t>
            </w:r>
          </w:p>
        </w:tc>
        <w:tc>
          <w:tcPr>
            <w:tcW w:w="1575" w:type="dxa"/>
            <w:noWrap w:val="0"/>
            <w:vAlign w:val="top"/>
          </w:tcPr>
          <w:p w14:paraId="0D3BAA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医疗费用支付其他名称</w:t>
            </w:r>
          </w:p>
        </w:tc>
        <w:tc>
          <w:tcPr>
            <w:tcW w:w="1574" w:type="dxa"/>
            <w:noWrap w:val="0"/>
            <w:vAlign w:val="top"/>
          </w:tcPr>
          <w:p w14:paraId="3B0A74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E65F9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014C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22C66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CYWGMSBM</w:t>
            </w:r>
          </w:p>
        </w:tc>
        <w:tc>
          <w:tcPr>
            <w:tcW w:w="1575" w:type="dxa"/>
            <w:noWrap w:val="0"/>
            <w:vAlign w:val="top"/>
          </w:tcPr>
          <w:p w14:paraId="52D550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药物过敏史编码</w:t>
            </w:r>
          </w:p>
        </w:tc>
        <w:tc>
          <w:tcPr>
            <w:tcW w:w="1574" w:type="dxa"/>
            <w:noWrap w:val="0"/>
            <w:vAlign w:val="top"/>
          </w:tcPr>
          <w:p w14:paraId="2C53CE1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615B0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C34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78CDF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CYWGMSMC</w:t>
            </w:r>
          </w:p>
        </w:tc>
        <w:tc>
          <w:tcPr>
            <w:tcW w:w="1575" w:type="dxa"/>
            <w:noWrap w:val="0"/>
            <w:vAlign w:val="top"/>
          </w:tcPr>
          <w:p w14:paraId="316BC6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药物过敏史名称</w:t>
            </w:r>
          </w:p>
        </w:tc>
        <w:tc>
          <w:tcPr>
            <w:tcW w:w="1574" w:type="dxa"/>
            <w:noWrap w:val="0"/>
            <w:vAlign w:val="top"/>
          </w:tcPr>
          <w:p w14:paraId="7E393E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65700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2703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DDAD5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CYWGMSQTMC</w:t>
            </w:r>
          </w:p>
        </w:tc>
        <w:tc>
          <w:tcPr>
            <w:tcW w:w="1575" w:type="dxa"/>
            <w:noWrap w:val="0"/>
            <w:vAlign w:val="top"/>
          </w:tcPr>
          <w:p w14:paraId="1F853B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药物过敏史其他名称</w:t>
            </w:r>
          </w:p>
        </w:tc>
        <w:tc>
          <w:tcPr>
            <w:tcW w:w="1574" w:type="dxa"/>
            <w:noWrap w:val="0"/>
            <w:vAlign w:val="top"/>
          </w:tcPr>
          <w:p w14:paraId="2036D4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D522A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3E31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A5EC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CBLSBM</w:t>
            </w:r>
          </w:p>
        </w:tc>
        <w:tc>
          <w:tcPr>
            <w:tcW w:w="1575" w:type="dxa"/>
            <w:noWrap w:val="0"/>
            <w:vAlign w:val="top"/>
          </w:tcPr>
          <w:p w14:paraId="3B10C4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暴露史编码</w:t>
            </w:r>
          </w:p>
        </w:tc>
        <w:tc>
          <w:tcPr>
            <w:tcW w:w="1574" w:type="dxa"/>
            <w:noWrap w:val="0"/>
            <w:vAlign w:val="top"/>
          </w:tcPr>
          <w:p w14:paraId="39F69E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721117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FC2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882E8A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CBLSMC</w:t>
            </w:r>
          </w:p>
        </w:tc>
        <w:tc>
          <w:tcPr>
            <w:tcW w:w="1575" w:type="dxa"/>
            <w:noWrap w:val="0"/>
            <w:vAlign w:val="top"/>
          </w:tcPr>
          <w:p w14:paraId="4E87CE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暴露史名称</w:t>
            </w:r>
          </w:p>
        </w:tc>
        <w:tc>
          <w:tcPr>
            <w:tcW w:w="1574" w:type="dxa"/>
            <w:noWrap w:val="0"/>
            <w:vAlign w:val="top"/>
          </w:tcPr>
          <w:p w14:paraId="780302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02E7A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75BF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04825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BSSSBZ</w:t>
            </w:r>
          </w:p>
        </w:tc>
        <w:tc>
          <w:tcPr>
            <w:tcW w:w="1575" w:type="dxa"/>
            <w:noWrap w:val="0"/>
            <w:vAlign w:val="top"/>
          </w:tcPr>
          <w:p w14:paraId="609743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手术史标志</w:t>
            </w:r>
          </w:p>
        </w:tc>
        <w:tc>
          <w:tcPr>
            <w:tcW w:w="1574" w:type="dxa"/>
            <w:noWrap w:val="0"/>
            <w:vAlign w:val="top"/>
          </w:tcPr>
          <w:p w14:paraId="7571DF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06997C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391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4D25F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BWSSBZ</w:t>
            </w:r>
          </w:p>
        </w:tc>
        <w:tc>
          <w:tcPr>
            <w:tcW w:w="1575" w:type="dxa"/>
            <w:noWrap w:val="0"/>
            <w:vAlign w:val="top"/>
          </w:tcPr>
          <w:p w14:paraId="5C44DF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外伤史标志</w:t>
            </w:r>
          </w:p>
        </w:tc>
        <w:tc>
          <w:tcPr>
            <w:tcW w:w="1574" w:type="dxa"/>
            <w:noWrap w:val="0"/>
            <w:vAlign w:val="top"/>
          </w:tcPr>
          <w:p w14:paraId="740294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31CC2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176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4F81F7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BSXSBZ</w:t>
            </w:r>
          </w:p>
        </w:tc>
        <w:tc>
          <w:tcPr>
            <w:tcW w:w="1575" w:type="dxa"/>
            <w:noWrap w:val="0"/>
            <w:vAlign w:val="top"/>
          </w:tcPr>
          <w:p w14:paraId="3B499D4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输血史标志</w:t>
            </w:r>
          </w:p>
        </w:tc>
        <w:tc>
          <w:tcPr>
            <w:tcW w:w="1574" w:type="dxa"/>
            <w:noWrap w:val="0"/>
            <w:vAlign w:val="top"/>
          </w:tcPr>
          <w:p w14:paraId="5A8F907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2318D6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673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0A634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CFQJZSJBBM</w:t>
            </w:r>
          </w:p>
        </w:tc>
        <w:tc>
          <w:tcPr>
            <w:tcW w:w="1575" w:type="dxa"/>
            <w:noWrap w:val="0"/>
            <w:vAlign w:val="top"/>
          </w:tcPr>
          <w:p w14:paraId="24C569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父亲家族史疾病代码</w:t>
            </w:r>
          </w:p>
        </w:tc>
        <w:tc>
          <w:tcPr>
            <w:tcW w:w="1574" w:type="dxa"/>
            <w:noWrap w:val="0"/>
            <w:vAlign w:val="top"/>
          </w:tcPr>
          <w:p w14:paraId="580606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C3F95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2E1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94956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CFQJZSJBMC</w:t>
            </w:r>
          </w:p>
        </w:tc>
        <w:tc>
          <w:tcPr>
            <w:tcW w:w="1575" w:type="dxa"/>
            <w:noWrap w:val="0"/>
            <w:vAlign w:val="top"/>
          </w:tcPr>
          <w:p w14:paraId="2922620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父亲家族史疾病名称</w:t>
            </w:r>
          </w:p>
        </w:tc>
        <w:tc>
          <w:tcPr>
            <w:tcW w:w="1574" w:type="dxa"/>
            <w:noWrap w:val="0"/>
            <w:vAlign w:val="top"/>
          </w:tcPr>
          <w:p w14:paraId="73C444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D8A75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6589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B092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CFQJZSJBQTMC</w:t>
            </w:r>
          </w:p>
        </w:tc>
        <w:tc>
          <w:tcPr>
            <w:tcW w:w="1575" w:type="dxa"/>
            <w:noWrap w:val="0"/>
            <w:vAlign w:val="top"/>
          </w:tcPr>
          <w:p w14:paraId="7CE6D1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父亲家族史疾病其他名称</w:t>
            </w:r>
          </w:p>
        </w:tc>
        <w:tc>
          <w:tcPr>
            <w:tcW w:w="1574" w:type="dxa"/>
            <w:noWrap w:val="0"/>
            <w:vAlign w:val="top"/>
          </w:tcPr>
          <w:p w14:paraId="5CF422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61E7A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5750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7286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CMQJZSJBBM</w:t>
            </w:r>
          </w:p>
        </w:tc>
        <w:tc>
          <w:tcPr>
            <w:tcW w:w="1575" w:type="dxa"/>
            <w:noWrap w:val="0"/>
            <w:vAlign w:val="top"/>
          </w:tcPr>
          <w:p w14:paraId="3652B3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母亲家族史疾病代码</w:t>
            </w:r>
          </w:p>
        </w:tc>
        <w:tc>
          <w:tcPr>
            <w:tcW w:w="1574" w:type="dxa"/>
            <w:noWrap w:val="0"/>
            <w:vAlign w:val="top"/>
          </w:tcPr>
          <w:p w14:paraId="4645767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23C5A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235A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5747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CMQJZSJBMC</w:t>
            </w:r>
          </w:p>
        </w:tc>
        <w:tc>
          <w:tcPr>
            <w:tcW w:w="1575" w:type="dxa"/>
            <w:noWrap w:val="0"/>
            <w:vAlign w:val="top"/>
          </w:tcPr>
          <w:p w14:paraId="7322E6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母亲家族史疾病名称</w:t>
            </w:r>
          </w:p>
        </w:tc>
        <w:tc>
          <w:tcPr>
            <w:tcW w:w="1574" w:type="dxa"/>
            <w:noWrap w:val="0"/>
            <w:vAlign w:val="top"/>
          </w:tcPr>
          <w:p w14:paraId="5759CD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38D907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0D3A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6249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CMQJZSJBQTMC</w:t>
            </w:r>
          </w:p>
        </w:tc>
        <w:tc>
          <w:tcPr>
            <w:tcW w:w="1575" w:type="dxa"/>
            <w:noWrap w:val="0"/>
            <w:vAlign w:val="top"/>
          </w:tcPr>
          <w:p w14:paraId="118479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母亲家族史疾病其他名称</w:t>
            </w:r>
          </w:p>
        </w:tc>
        <w:tc>
          <w:tcPr>
            <w:tcW w:w="1574" w:type="dxa"/>
            <w:noWrap w:val="0"/>
            <w:vAlign w:val="top"/>
          </w:tcPr>
          <w:p w14:paraId="1BC8AA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3EC91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63D1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44A3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CXMJZSJBBM</w:t>
            </w:r>
          </w:p>
        </w:tc>
        <w:tc>
          <w:tcPr>
            <w:tcW w:w="1575" w:type="dxa"/>
            <w:noWrap w:val="0"/>
            <w:vAlign w:val="top"/>
          </w:tcPr>
          <w:p w14:paraId="666093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兄妹家族史疾病代码</w:t>
            </w:r>
          </w:p>
        </w:tc>
        <w:tc>
          <w:tcPr>
            <w:tcW w:w="1574" w:type="dxa"/>
            <w:noWrap w:val="0"/>
            <w:vAlign w:val="top"/>
          </w:tcPr>
          <w:p w14:paraId="1F8D04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D76432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049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F21F2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CXMJZSJBMC</w:t>
            </w:r>
          </w:p>
        </w:tc>
        <w:tc>
          <w:tcPr>
            <w:tcW w:w="1575" w:type="dxa"/>
            <w:noWrap w:val="0"/>
            <w:vAlign w:val="top"/>
          </w:tcPr>
          <w:p w14:paraId="46F941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兄妹家族史疾病名称</w:t>
            </w:r>
          </w:p>
        </w:tc>
        <w:tc>
          <w:tcPr>
            <w:tcW w:w="1574" w:type="dxa"/>
            <w:noWrap w:val="0"/>
            <w:vAlign w:val="top"/>
          </w:tcPr>
          <w:p w14:paraId="070C76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CE035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21DB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51D89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CXMJZSJBQTMC</w:t>
            </w:r>
          </w:p>
        </w:tc>
        <w:tc>
          <w:tcPr>
            <w:tcW w:w="1575" w:type="dxa"/>
            <w:noWrap w:val="0"/>
            <w:vAlign w:val="top"/>
          </w:tcPr>
          <w:p w14:paraId="4F7BE0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兄妹家族史疾病其他名称</w:t>
            </w:r>
          </w:p>
        </w:tc>
        <w:tc>
          <w:tcPr>
            <w:tcW w:w="1574" w:type="dxa"/>
            <w:noWrap w:val="0"/>
            <w:vAlign w:val="top"/>
          </w:tcPr>
          <w:p w14:paraId="3BB984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7CF567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79BC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9FA19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CZNJZSJBBM</w:t>
            </w:r>
          </w:p>
        </w:tc>
        <w:tc>
          <w:tcPr>
            <w:tcW w:w="1575" w:type="dxa"/>
            <w:noWrap w:val="0"/>
            <w:vAlign w:val="top"/>
          </w:tcPr>
          <w:p w14:paraId="1CE1A4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子女家族史疾病代码</w:t>
            </w:r>
          </w:p>
        </w:tc>
        <w:tc>
          <w:tcPr>
            <w:tcW w:w="1574" w:type="dxa"/>
            <w:noWrap w:val="0"/>
            <w:vAlign w:val="top"/>
          </w:tcPr>
          <w:p w14:paraId="4B8BFB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DAFF2D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6B3B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EE0662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CZNJZSJBMC</w:t>
            </w:r>
          </w:p>
        </w:tc>
        <w:tc>
          <w:tcPr>
            <w:tcW w:w="1575" w:type="dxa"/>
            <w:noWrap w:val="0"/>
            <w:vAlign w:val="top"/>
          </w:tcPr>
          <w:p w14:paraId="515D58B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子女家族史疾病名称</w:t>
            </w:r>
          </w:p>
        </w:tc>
        <w:tc>
          <w:tcPr>
            <w:tcW w:w="1574" w:type="dxa"/>
            <w:noWrap w:val="0"/>
            <w:vAlign w:val="top"/>
          </w:tcPr>
          <w:p w14:paraId="31CAEA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2E3BA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3A0A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47550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CZNJZSJBQTMC</w:t>
            </w:r>
          </w:p>
        </w:tc>
        <w:tc>
          <w:tcPr>
            <w:tcW w:w="1575" w:type="dxa"/>
            <w:noWrap w:val="0"/>
            <w:vAlign w:val="top"/>
          </w:tcPr>
          <w:p w14:paraId="5B0477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子女家族史疾病其他名称</w:t>
            </w:r>
          </w:p>
        </w:tc>
        <w:tc>
          <w:tcPr>
            <w:tcW w:w="1574" w:type="dxa"/>
            <w:noWrap w:val="0"/>
            <w:vAlign w:val="top"/>
          </w:tcPr>
          <w:p w14:paraId="066C4F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5757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4437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A9B37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BYCBSBZ</w:t>
            </w:r>
          </w:p>
        </w:tc>
        <w:tc>
          <w:tcPr>
            <w:tcW w:w="1575" w:type="dxa"/>
            <w:noWrap w:val="0"/>
            <w:vAlign w:val="top"/>
          </w:tcPr>
          <w:p w14:paraId="7F967F4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遗传病史标志</w:t>
            </w:r>
          </w:p>
        </w:tc>
        <w:tc>
          <w:tcPr>
            <w:tcW w:w="1574" w:type="dxa"/>
            <w:noWrap w:val="0"/>
            <w:vAlign w:val="top"/>
          </w:tcPr>
          <w:p w14:paraId="2851CB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693F3B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7CD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65B27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CYCBSMC</w:t>
            </w:r>
          </w:p>
        </w:tc>
        <w:tc>
          <w:tcPr>
            <w:tcW w:w="1575" w:type="dxa"/>
            <w:noWrap w:val="0"/>
            <w:vAlign w:val="top"/>
          </w:tcPr>
          <w:p w14:paraId="516EA0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遗传病史名称</w:t>
            </w:r>
          </w:p>
        </w:tc>
        <w:tc>
          <w:tcPr>
            <w:tcW w:w="1574" w:type="dxa"/>
            <w:noWrap w:val="0"/>
            <w:vAlign w:val="top"/>
          </w:tcPr>
          <w:p w14:paraId="2BBECD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7AA0D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1983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B79D3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BCFPFSSBZ</w:t>
            </w:r>
          </w:p>
        </w:tc>
        <w:tc>
          <w:tcPr>
            <w:tcW w:w="1575" w:type="dxa"/>
            <w:noWrap w:val="0"/>
            <w:vAlign w:val="top"/>
          </w:tcPr>
          <w:p w14:paraId="7C25A6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厨房排风设施标志</w:t>
            </w:r>
          </w:p>
        </w:tc>
        <w:tc>
          <w:tcPr>
            <w:tcW w:w="1574" w:type="dxa"/>
            <w:noWrap w:val="0"/>
            <w:vAlign w:val="top"/>
          </w:tcPr>
          <w:p w14:paraId="35F5D0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5743C5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0E0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4FF36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CCFPFSSBM</w:t>
            </w:r>
          </w:p>
        </w:tc>
        <w:tc>
          <w:tcPr>
            <w:tcW w:w="1575" w:type="dxa"/>
            <w:noWrap w:val="0"/>
            <w:vAlign w:val="top"/>
          </w:tcPr>
          <w:p w14:paraId="00C36B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厨房排风设施代码</w:t>
            </w:r>
          </w:p>
        </w:tc>
        <w:tc>
          <w:tcPr>
            <w:tcW w:w="1574" w:type="dxa"/>
            <w:noWrap w:val="0"/>
            <w:vAlign w:val="top"/>
          </w:tcPr>
          <w:p w14:paraId="1A2FD0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CEA4A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5AEA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8C738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CCFPFSSMC</w:t>
            </w:r>
          </w:p>
        </w:tc>
        <w:tc>
          <w:tcPr>
            <w:tcW w:w="1575" w:type="dxa"/>
            <w:noWrap w:val="0"/>
            <w:vAlign w:val="top"/>
          </w:tcPr>
          <w:p w14:paraId="6D1C45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厨房排风设施名称</w:t>
            </w:r>
          </w:p>
        </w:tc>
        <w:tc>
          <w:tcPr>
            <w:tcW w:w="1574" w:type="dxa"/>
            <w:noWrap w:val="0"/>
            <w:vAlign w:val="top"/>
          </w:tcPr>
          <w:p w14:paraId="00F6CF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E49C4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1985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0B49C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CRLLXBM</w:t>
            </w:r>
          </w:p>
        </w:tc>
        <w:tc>
          <w:tcPr>
            <w:tcW w:w="1575" w:type="dxa"/>
            <w:noWrap w:val="0"/>
            <w:vAlign w:val="top"/>
          </w:tcPr>
          <w:p w14:paraId="248245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燃料类型代码</w:t>
            </w:r>
          </w:p>
        </w:tc>
        <w:tc>
          <w:tcPr>
            <w:tcW w:w="1574" w:type="dxa"/>
            <w:noWrap w:val="0"/>
            <w:vAlign w:val="top"/>
          </w:tcPr>
          <w:p w14:paraId="7CA1C6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30934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B21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177A9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CRLLXMC</w:t>
            </w:r>
          </w:p>
        </w:tc>
        <w:tc>
          <w:tcPr>
            <w:tcW w:w="1575" w:type="dxa"/>
            <w:noWrap w:val="0"/>
            <w:vAlign w:val="top"/>
          </w:tcPr>
          <w:p w14:paraId="14B788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燃料类型名称</w:t>
            </w:r>
          </w:p>
        </w:tc>
        <w:tc>
          <w:tcPr>
            <w:tcW w:w="1574" w:type="dxa"/>
            <w:noWrap w:val="0"/>
            <w:vAlign w:val="top"/>
          </w:tcPr>
          <w:p w14:paraId="4CD44F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FE290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92F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C37A4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CYSBM</w:t>
            </w:r>
          </w:p>
        </w:tc>
        <w:tc>
          <w:tcPr>
            <w:tcW w:w="1575" w:type="dxa"/>
            <w:noWrap w:val="0"/>
            <w:vAlign w:val="top"/>
          </w:tcPr>
          <w:p w14:paraId="3AECE3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饮水代码</w:t>
            </w:r>
          </w:p>
        </w:tc>
        <w:tc>
          <w:tcPr>
            <w:tcW w:w="1574" w:type="dxa"/>
            <w:noWrap w:val="0"/>
            <w:vAlign w:val="top"/>
          </w:tcPr>
          <w:p w14:paraId="3E321C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9FBF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22F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3922F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CYSMC</w:t>
            </w:r>
          </w:p>
        </w:tc>
        <w:tc>
          <w:tcPr>
            <w:tcW w:w="1575" w:type="dxa"/>
            <w:noWrap w:val="0"/>
            <w:vAlign w:val="top"/>
          </w:tcPr>
          <w:p w14:paraId="5347C1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饮水名称</w:t>
            </w:r>
          </w:p>
        </w:tc>
        <w:tc>
          <w:tcPr>
            <w:tcW w:w="1574" w:type="dxa"/>
            <w:noWrap w:val="0"/>
            <w:vAlign w:val="top"/>
          </w:tcPr>
          <w:p w14:paraId="7A706B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5DF18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AB6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4DA5E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CCSBM</w:t>
            </w:r>
          </w:p>
        </w:tc>
        <w:tc>
          <w:tcPr>
            <w:tcW w:w="1575" w:type="dxa"/>
            <w:noWrap w:val="0"/>
            <w:vAlign w:val="top"/>
          </w:tcPr>
          <w:p w14:paraId="5EDA4E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厕所代码</w:t>
            </w:r>
          </w:p>
        </w:tc>
        <w:tc>
          <w:tcPr>
            <w:tcW w:w="1574" w:type="dxa"/>
            <w:noWrap w:val="0"/>
            <w:vAlign w:val="top"/>
          </w:tcPr>
          <w:p w14:paraId="7B7CC1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7DDF1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1B95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D2B9D4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CCSMC</w:t>
            </w:r>
          </w:p>
        </w:tc>
        <w:tc>
          <w:tcPr>
            <w:tcW w:w="1575" w:type="dxa"/>
            <w:noWrap w:val="0"/>
            <w:vAlign w:val="top"/>
          </w:tcPr>
          <w:p w14:paraId="10D47F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厕所名称</w:t>
            </w:r>
          </w:p>
        </w:tc>
        <w:tc>
          <w:tcPr>
            <w:tcW w:w="1574" w:type="dxa"/>
            <w:noWrap w:val="0"/>
            <w:vAlign w:val="top"/>
          </w:tcPr>
          <w:p w14:paraId="6CF835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DB5D3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1C9F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77FF6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CQXLBM</w:t>
            </w:r>
          </w:p>
        </w:tc>
        <w:tc>
          <w:tcPr>
            <w:tcW w:w="1575" w:type="dxa"/>
            <w:noWrap w:val="0"/>
            <w:vAlign w:val="top"/>
          </w:tcPr>
          <w:p w14:paraId="4CB205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禽畜栏代码</w:t>
            </w:r>
          </w:p>
        </w:tc>
        <w:tc>
          <w:tcPr>
            <w:tcW w:w="1574" w:type="dxa"/>
            <w:noWrap w:val="0"/>
            <w:vAlign w:val="top"/>
          </w:tcPr>
          <w:p w14:paraId="169C58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6661A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6D1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7089C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CQXLMC</w:t>
            </w:r>
          </w:p>
        </w:tc>
        <w:tc>
          <w:tcPr>
            <w:tcW w:w="1575" w:type="dxa"/>
            <w:noWrap w:val="0"/>
            <w:vAlign w:val="top"/>
          </w:tcPr>
          <w:p w14:paraId="160794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禽畜栏名称</w:t>
            </w:r>
          </w:p>
        </w:tc>
        <w:tc>
          <w:tcPr>
            <w:tcW w:w="1574" w:type="dxa"/>
            <w:noWrap w:val="0"/>
            <w:vAlign w:val="top"/>
          </w:tcPr>
          <w:p w14:paraId="50CC4F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77AA8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5FA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FD49C8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CNHH</w:t>
            </w:r>
          </w:p>
        </w:tc>
        <w:tc>
          <w:tcPr>
            <w:tcW w:w="1575" w:type="dxa"/>
            <w:noWrap w:val="0"/>
            <w:vAlign w:val="top"/>
          </w:tcPr>
          <w:p w14:paraId="0DC036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农合号</w:t>
            </w:r>
          </w:p>
        </w:tc>
        <w:tc>
          <w:tcPr>
            <w:tcW w:w="1574" w:type="dxa"/>
            <w:noWrap w:val="0"/>
            <w:vAlign w:val="top"/>
          </w:tcPr>
          <w:p w14:paraId="5B4AF7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2BCA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0F38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8F0F4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CYLKH</w:t>
            </w:r>
          </w:p>
        </w:tc>
        <w:tc>
          <w:tcPr>
            <w:tcW w:w="1575" w:type="dxa"/>
            <w:noWrap w:val="0"/>
            <w:vAlign w:val="top"/>
          </w:tcPr>
          <w:p w14:paraId="527181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医疗卡号</w:t>
            </w:r>
          </w:p>
        </w:tc>
        <w:tc>
          <w:tcPr>
            <w:tcW w:w="1574" w:type="dxa"/>
            <w:noWrap w:val="0"/>
            <w:vAlign w:val="top"/>
          </w:tcPr>
          <w:p w14:paraId="4622D6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8EC85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1D6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EAC6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CYLBXH</w:t>
            </w:r>
          </w:p>
        </w:tc>
        <w:tc>
          <w:tcPr>
            <w:tcW w:w="1575" w:type="dxa"/>
            <w:noWrap w:val="0"/>
            <w:vAlign w:val="top"/>
          </w:tcPr>
          <w:p w14:paraId="0E6991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医疗保险号</w:t>
            </w:r>
          </w:p>
        </w:tc>
        <w:tc>
          <w:tcPr>
            <w:tcW w:w="1574" w:type="dxa"/>
            <w:noWrap w:val="0"/>
            <w:vAlign w:val="top"/>
          </w:tcPr>
          <w:p w14:paraId="16944E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865E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108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DAC0D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CJTDABH</w:t>
            </w:r>
          </w:p>
        </w:tc>
        <w:tc>
          <w:tcPr>
            <w:tcW w:w="1575" w:type="dxa"/>
            <w:noWrap w:val="0"/>
            <w:vAlign w:val="top"/>
          </w:tcPr>
          <w:p w14:paraId="64D16A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家庭档案编号</w:t>
            </w:r>
          </w:p>
        </w:tc>
        <w:tc>
          <w:tcPr>
            <w:tcW w:w="1574" w:type="dxa"/>
            <w:noWrap w:val="0"/>
            <w:vAlign w:val="top"/>
          </w:tcPr>
          <w:p w14:paraId="01AB6D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2C514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17</w:t>
            </w:r>
          </w:p>
        </w:tc>
      </w:tr>
      <w:tr w14:paraId="1756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5603F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CXXKSM</w:t>
            </w:r>
          </w:p>
        </w:tc>
        <w:tc>
          <w:tcPr>
            <w:tcW w:w="1575" w:type="dxa"/>
            <w:noWrap w:val="0"/>
            <w:vAlign w:val="top"/>
          </w:tcPr>
          <w:p w14:paraId="4B6A3C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健康信息卡说明</w:t>
            </w:r>
          </w:p>
        </w:tc>
        <w:tc>
          <w:tcPr>
            <w:tcW w:w="1574" w:type="dxa"/>
            <w:noWrap w:val="0"/>
            <w:vAlign w:val="top"/>
          </w:tcPr>
          <w:p w14:paraId="41855C7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C1D32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4C70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9CA04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CMXBHBQKBM</w:t>
            </w:r>
          </w:p>
        </w:tc>
        <w:tc>
          <w:tcPr>
            <w:tcW w:w="1575" w:type="dxa"/>
            <w:noWrap w:val="0"/>
            <w:vAlign w:val="top"/>
          </w:tcPr>
          <w:p w14:paraId="3CFEC9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健康信息卡慢性病患病情况编码</w:t>
            </w:r>
          </w:p>
        </w:tc>
        <w:tc>
          <w:tcPr>
            <w:tcW w:w="1574" w:type="dxa"/>
            <w:noWrap w:val="0"/>
            <w:vAlign w:val="top"/>
          </w:tcPr>
          <w:p w14:paraId="321B81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0AC57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4AF9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B8FBC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CMXBHBQKMC</w:t>
            </w:r>
          </w:p>
        </w:tc>
        <w:tc>
          <w:tcPr>
            <w:tcW w:w="1575" w:type="dxa"/>
            <w:noWrap w:val="0"/>
            <w:vAlign w:val="top"/>
          </w:tcPr>
          <w:p w14:paraId="4C17B4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健康信息卡慢性病患病情况名称</w:t>
            </w:r>
          </w:p>
        </w:tc>
        <w:tc>
          <w:tcPr>
            <w:tcW w:w="1574" w:type="dxa"/>
            <w:noWrap w:val="0"/>
            <w:vAlign w:val="top"/>
          </w:tcPr>
          <w:p w14:paraId="62E7CA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56D62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44BB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063E1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CMXBHBQKQT</w:t>
            </w:r>
          </w:p>
        </w:tc>
        <w:tc>
          <w:tcPr>
            <w:tcW w:w="1575" w:type="dxa"/>
            <w:noWrap w:val="0"/>
            <w:vAlign w:val="top"/>
          </w:tcPr>
          <w:p w14:paraId="1545FF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健康信息卡慢性病患病情况其他</w:t>
            </w:r>
          </w:p>
        </w:tc>
        <w:tc>
          <w:tcPr>
            <w:tcW w:w="1574" w:type="dxa"/>
            <w:noWrap w:val="0"/>
            <w:vAlign w:val="top"/>
          </w:tcPr>
          <w:p w14:paraId="3005BE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2609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14FC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5D4A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CGMS</w:t>
            </w:r>
          </w:p>
        </w:tc>
        <w:tc>
          <w:tcPr>
            <w:tcW w:w="1575" w:type="dxa"/>
            <w:noWrap w:val="0"/>
            <w:vAlign w:val="top"/>
          </w:tcPr>
          <w:p w14:paraId="027208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健康信息卡过敏史</w:t>
            </w:r>
          </w:p>
        </w:tc>
        <w:tc>
          <w:tcPr>
            <w:tcW w:w="1574" w:type="dxa"/>
            <w:noWrap w:val="0"/>
            <w:vAlign w:val="top"/>
          </w:tcPr>
          <w:p w14:paraId="0CDAA33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30639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300</w:t>
            </w:r>
          </w:p>
        </w:tc>
      </w:tr>
      <w:tr w14:paraId="3C5C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E5B23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noWrap w:val="0"/>
            <w:vAlign w:val="top"/>
          </w:tcPr>
          <w:p w14:paraId="4EA0C2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noWrap w:val="0"/>
            <w:vAlign w:val="top"/>
          </w:tcPr>
          <w:p w14:paraId="68639E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25BB1D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7E4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65878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CCJJGDM</w:t>
            </w:r>
          </w:p>
        </w:tc>
        <w:tc>
          <w:tcPr>
            <w:tcW w:w="1575" w:type="dxa"/>
            <w:noWrap w:val="0"/>
            <w:vAlign w:val="top"/>
          </w:tcPr>
          <w:p w14:paraId="4CCB07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创建机构代码</w:t>
            </w:r>
          </w:p>
        </w:tc>
        <w:tc>
          <w:tcPr>
            <w:tcW w:w="1574" w:type="dxa"/>
            <w:noWrap w:val="0"/>
            <w:vAlign w:val="top"/>
          </w:tcPr>
          <w:p w14:paraId="1127091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DBA53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0A80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78A41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CCJJGMC</w:t>
            </w:r>
          </w:p>
        </w:tc>
        <w:tc>
          <w:tcPr>
            <w:tcW w:w="1575" w:type="dxa"/>
            <w:noWrap w:val="0"/>
            <w:vAlign w:val="top"/>
          </w:tcPr>
          <w:p w14:paraId="572186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创建机构名称</w:t>
            </w:r>
          </w:p>
        </w:tc>
        <w:tc>
          <w:tcPr>
            <w:tcW w:w="1574" w:type="dxa"/>
            <w:noWrap w:val="0"/>
            <w:vAlign w:val="top"/>
          </w:tcPr>
          <w:p w14:paraId="1A47C6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7F930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1FB6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EA21E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CLRRBM</w:t>
            </w:r>
          </w:p>
        </w:tc>
        <w:tc>
          <w:tcPr>
            <w:tcW w:w="1575" w:type="dxa"/>
            <w:noWrap w:val="0"/>
            <w:vAlign w:val="top"/>
          </w:tcPr>
          <w:p w14:paraId="19FF26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录入人编码</w:t>
            </w:r>
          </w:p>
        </w:tc>
        <w:tc>
          <w:tcPr>
            <w:tcW w:w="1574" w:type="dxa"/>
            <w:noWrap w:val="0"/>
            <w:vAlign w:val="top"/>
          </w:tcPr>
          <w:p w14:paraId="71B2BC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3623C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5104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CBD9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CLRRXM</w:t>
            </w:r>
          </w:p>
        </w:tc>
        <w:tc>
          <w:tcPr>
            <w:tcW w:w="1575" w:type="dxa"/>
            <w:noWrap w:val="0"/>
            <w:vAlign w:val="top"/>
          </w:tcPr>
          <w:p w14:paraId="6A091B5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录入人姓名</w:t>
            </w:r>
          </w:p>
        </w:tc>
        <w:tc>
          <w:tcPr>
            <w:tcW w:w="1574" w:type="dxa"/>
            <w:noWrap w:val="0"/>
            <w:vAlign w:val="top"/>
          </w:tcPr>
          <w:p w14:paraId="6B7566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9DC5B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19FF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E410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noWrap w:val="0"/>
            <w:vAlign w:val="top"/>
          </w:tcPr>
          <w:p w14:paraId="46CF7A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noWrap w:val="0"/>
            <w:vAlign w:val="top"/>
          </w:tcPr>
          <w:p w14:paraId="5AD8F3A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675D55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C73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9CF3C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noWrap w:val="0"/>
            <w:vAlign w:val="top"/>
          </w:tcPr>
          <w:p w14:paraId="649414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noWrap w:val="0"/>
            <w:vAlign w:val="top"/>
          </w:tcPr>
          <w:p w14:paraId="706F0C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2415F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3DB8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A74D8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noWrap w:val="0"/>
            <w:vAlign w:val="top"/>
          </w:tcPr>
          <w:p w14:paraId="47B31D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noWrap w:val="0"/>
            <w:vAlign w:val="top"/>
          </w:tcPr>
          <w:p w14:paraId="38A7FE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66F46F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0A1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8BD46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noWrap w:val="0"/>
            <w:vAlign w:val="top"/>
          </w:tcPr>
          <w:p w14:paraId="426DA4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noWrap w:val="0"/>
            <w:vAlign w:val="top"/>
          </w:tcPr>
          <w:p w14:paraId="1CF8BF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756CB9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647F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DF99E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noWrap w:val="0"/>
            <w:vAlign w:val="top"/>
          </w:tcPr>
          <w:p w14:paraId="05BCB1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noWrap w:val="0"/>
            <w:vAlign w:val="top"/>
          </w:tcPr>
          <w:p w14:paraId="4CEF5C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611329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D17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63AF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noWrap w:val="0"/>
            <w:vAlign w:val="top"/>
          </w:tcPr>
          <w:p w14:paraId="7740DA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noWrap w:val="0"/>
            <w:vAlign w:val="top"/>
          </w:tcPr>
          <w:p w14:paraId="6B762C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E7CD3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181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1EE3B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noWrap w:val="0"/>
            <w:vAlign w:val="top"/>
          </w:tcPr>
          <w:p w14:paraId="38FDBE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数据采集地区代码</w:t>
            </w:r>
          </w:p>
        </w:tc>
        <w:tc>
          <w:tcPr>
            <w:tcW w:w="1574" w:type="dxa"/>
            <w:noWrap w:val="0"/>
            <w:vAlign w:val="top"/>
          </w:tcPr>
          <w:p w14:paraId="3647463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E8263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0D52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4E4B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noWrap w:val="0"/>
            <w:vAlign w:val="top"/>
          </w:tcPr>
          <w:p w14:paraId="7E3EDFE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noWrap w:val="0"/>
            <w:vAlign w:val="top"/>
          </w:tcPr>
          <w:p w14:paraId="364572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11AD1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bl>
    <w:p w14:paraId="41AB056E">
      <w:pPr>
        <w:pStyle w:val="2"/>
        <w:rPr>
          <w:lang w:eastAsia="zh-Hans"/>
        </w:rPr>
      </w:pPr>
    </w:p>
    <w:p w14:paraId="5876315D">
      <w:pPr>
        <w:pStyle w:val="2"/>
        <w:rPr>
          <w:sz w:val="22"/>
          <w:szCs w:val="22"/>
          <w:lang w:eastAsia="zh-Hans"/>
        </w:rPr>
      </w:pPr>
      <w:r>
        <w:rPr>
          <w:rFonts w:hint="eastAsia"/>
        </w:rPr>
        <w:t>高血压评估基本信息</w:t>
      </w:r>
      <w:r>
        <w:rPr>
          <w:lang w:eastAsia="zh-Hans"/>
        </w:rPr>
        <w:t>：</w:t>
      </w:r>
      <w:r>
        <w:rPr>
          <w:rFonts w:hint="eastAsia"/>
        </w:rPr>
        <w:t>TB_MBGL_GXYPGJBXX</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0F0D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768D81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79BC64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55DD4A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3EDBBA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1C5F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DC79F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CGXYPGID</w:t>
            </w:r>
          </w:p>
        </w:tc>
        <w:tc>
          <w:tcPr>
            <w:tcW w:w="1575" w:type="dxa"/>
            <w:noWrap w:val="0"/>
            <w:vAlign w:val="top"/>
          </w:tcPr>
          <w:p w14:paraId="32D3AF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高血压评估ID</w:t>
            </w:r>
          </w:p>
        </w:tc>
        <w:tc>
          <w:tcPr>
            <w:tcW w:w="1574" w:type="dxa"/>
            <w:noWrap w:val="0"/>
            <w:vAlign w:val="top"/>
          </w:tcPr>
          <w:p w14:paraId="5BDAA5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32143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6DEE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619F7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CGXYZXID</w:t>
            </w:r>
          </w:p>
        </w:tc>
        <w:tc>
          <w:tcPr>
            <w:tcW w:w="1575" w:type="dxa"/>
            <w:noWrap w:val="0"/>
            <w:vAlign w:val="top"/>
          </w:tcPr>
          <w:p w14:paraId="523879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高血压档案信息ID</w:t>
            </w:r>
          </w:p>
        </w:tc>
        <w:tc>
          <w:tcPr>
            <w:tcW w:w="1574" w:type="dxa"/>
            <w:noWrap w:val="0"/>
            <w:vAlign w:val="top"/>
          </w:tcPr>
          <w:p w14:paraId="43332E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D0454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1C99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298D7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CSJBSFLX</w:t>
            </w:r>
          </w:p>
        </w:tc>
        <w:tc>
          <w:tcPr>
            <w:tcW w:w="1575" w:type="dxa"/>
            <w:noWrap w:val="0"/>
            <w:vAlign w:val="top"/>
          </w:tcPr>
          <w:p w14:paraId="1E87A0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数据标识符类型</w:t>
            </w:r>
          </w:p>
        </w:tc>
        <w:tc>
          <w:tcPr>
            <w:tcW w:w="1574" w:type="dxa"/>
            <w:noWrap w:val="0"/>
            <w:vAlign w:val="top"/>
          </w:tcPr>
          <w:p w14:paraId="72219A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BE02D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A5B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AB06A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CSJBSH</w:t>
            </w:r>
          </w:p>
        </w:tc>
        <w:tc>
          <w:tcPr>
            <w:tcW w:w="1575" w:type="dxa"/>
            <w:noWrap w:val="0"/>
            <w:vAlign w:val="top"/>
          </w:tcPr>
          <w:p w14:paraId="706311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数据标识号</w:t>
            </w:r>
          </w:p>
        </w:tc>
        <w:tc>
          <w:tcPr>
            <w:tcW w:w="1574" w:type="dxa"/>
            <w:noWrap w:val="0"/>
            <w:vAlign w:val="top"/>
          </w:tcPr>
          <w:p w14:paraId="068DD47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32137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A9F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3C668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ISSY</w:t>
            </w:r>
          </w:p>
        </w:tc>
        <w:tc>
          <w:tcPr>
            <w:tcW w:w="1575" w:type="dxa"/>
            <w:noWrap w:val="0"/>
            <w:vAlign w:val="top"/>
          </w:tcPr>
          <w:p w14:paraId="75F69B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收缩压</w:t>
            </w:r>
          </w:p>
        </w:tc>
        <w:tc>
          <w:tcPr>
            <w:tcW w:w="1574" w:type="dxa"/>
            <w:noWrap w:val="0"/>
            <w:vAlign w:val="top"/>
          </w:tcPr>
          <w:p w14:paraId="7F3B27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4D26E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52E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05DA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ISZY</w:t>
            </w:r>
          </w:p>
        </w:tc>
        <w:tc>
          <w:tcPr>
            <w:tcW w:w="1575" w:type="dxa"/>
            <w:noWrap w:val="0"/>
            <w:vAlign w:val="top"/>
          </w:tcPr>
          <w:p w14:paraId="2E932E6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舒张压</w:t>
            </w:r>
          </w:p>
        </w:tc>
        <w:tc>
          <w:tcPr>
            <w:tcW w:w="1574" w:type="dxa"/>
            <w:noWrap w:val="0"/>
            <w:vAlign w:val="top"/>
          </w:tcPr>
          <w:p w14:paraId="71C2BB5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19471E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219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FE8C1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CXXGBWXYSBM</w:t>
            </w:r>
          </w:p>
        </w:tc>
        <w:tc>
          <w:tcPr>
            <w:tcW w:w="1575" w:type="dxa"/>
            <w:noWrap w:val="0"/>
            <w:vAlign w:val="top"/>
          </w:tcPr>
          <w:p w14:paraId="75534D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心血管病危险因素代码</w:t>
            </w:r>
          </w:p>
        </w:tc>
        <w:tc>
          <w:tcPr>
            <w:tcW w:w="1574" w:type="dxa"/>
            <w:noWrap w:val="0"/>
            <w:vAlign w:val="top"/>
          </w:tcPr>
          <w:p w14:paraId="56C35C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AEC11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513E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47FA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CXXGBWXYSMC</w:t>
            </w:r>
          </w:p>
        </w:tc>
        <w:tc>
          <w:tcPr>
            <w:tcW w:w="1575" w:type="dxa"/>
            <w:noWrap w:val="0"/>
            <w:vAlign w:val="top"/>
          </w:tcPr>
          <w:p w14:paraId="6D2CA2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心血管病危险因素名称</w:t>
            </w:r>
          </w:p>
        </w:tc>
        <w:tc>
          <w:tcPr>
            <w:tcW w:w="1574" w:type="dxa"/>
            <w:noWrap w:val="0"/>
            <w:vAlign w:val="top"/>
          </w:tcPr>
          <w:p w14:paraId="2777D1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6D586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3FA6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421D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CBQGSHBM</w:t>
            </w:r>
          </w:p>
        </w:tc>
        <w:tc>
          <w:tcPr>
            <w:tcW w:w="1575" w:type="dxa"/>
            <w:noWrap w:val="0"/>
            <w:vAlign w:val="top"/>
          </w:tcPr>
          <w:p w14:paraId="5D9423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靶器官损害代码</w:t>
            </w:r>
          </w:p>
        </w:tc>
        <w:tc>
          <w:tcPr>
            <w:tcW w:w="1574" w:type="dxa"/>
            <w:noWrap w:val="0"/>
            <w:vAlign w:val="top"/>
          </w:tcPr>
          <w:p w14:paraId="7BC106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F0E03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7B76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59ABD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CBQGSHMC</w:t>
            </w:r>
          </w:p>
        </w:tc>
        <w:tc>
          <w:tcPr>
            <w:tcW w:w="1575" w:type="dxa"/>
            <w:noWrap w:val="0"/>
            <w:vAlign w:val="top"/>
          </w:tcPr>
          <w:p w14:paraId="49A0CE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靶器官损害名称</w:t>
            </w:r>
          </w:p>
        </w:tc>
        <w:tc>
          <w:tcPr>
            <w:tcW w:w="1574" w:type="dxa"/>
            <w:noWrap w:val="0"/>
            <w:vAlign w:val="top"/>
          </w:tcPr>
          <w:p w14:paraId="458A68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51280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4273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E0E7A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CSFTNBBM</w:t>
            </w:r>
          </w:p>
        </w:tc>
        <w:tc>
          <w:tcPr>
            <w:tcW w:w="1575" w:type="dxa"/>
            <w:noWrap w:val="0"/>
            <w:vAlign w:val="top"/>
          </w:tcPr>
          <w:p w14:paraId="3E4E3F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是否糖尿病代码</w:t>
            </w:r>
          </w:p>
        </w:tc>
        <w:tc>
          <w:tcPr>
            <w:tcW w:w="1574" w:type="dxa"/>
            <w:noWrap w:val="0"/>
            <w:vAlign w:val="top"/>
          </w:tcPr>
          <w:p w14:paraId="43B8AC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7499E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3B07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00322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CSFTNBMC</w:t>
            </w:r>
          </w:p>
        </w:tc>
        <w:tc>
          <w:tcPr>
            <w:tcW w:w="1575" w:type="dxa"/>
            <w:noWrap w:val="0"/>
            <w:vAlign w:val="top"/>
          </w:tcPr>
          <w:p w14:paraId="6F8931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是否糖尿病名称</w:t>
            </w:r>
          </w:p>
        </w:tc>
        <w:tc>
          <w:tcPr>
            <w:tcW w:w="1574" w:type="dxa"/>
            <w:noWrap w:val="0"/>
            <w:vAlign w:val="top"/>
          </w:tcPr>
          <w:p w14:paraId="61C89E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08ED4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3BAE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81D4F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CXTQKBM</w:t>
            </w:r>
          </w:p>
        </w:tc>
        <w:tc>
          <w:tcPr>
            <w:tcW w:w="1575" w:type="dxa"/>
            <w:noWrap w:val="0"/>
            <w:vAlign w:val="top"/>
          </w:tcPr>
          <w:p w14:paraId="4E510D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血糖情况代码</w:t>
            </w:r>
          </w:p>
        </w:tc>
        <w:tc>
          <w:tcPr>
            <w:tcW w:w="1574" w:type="dxa"/>
            <w:noWrap w:val="0"/>
            <w:vAlign w:val="top"/>
          </w:tcPr>
          <w:p w14:paraId="074801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95B69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6AA0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1B6A44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CXTQKMC</w:t>
            </w:r>
          </w:p>
        </w:tc>
        <w:tc>
          <w:tcPr>
            <w:tcW w:w="1575" w:type="dxa"/>
            <w:noWrap w:val="0"/>
            <w:vAlign w:val="top"/>
          </w:tcPr>
          <w:p w14:paraId="768469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血糖情况名称</w:t>
            </w:r>
          </w:p>
        </w:tc>
        <w:tc>
          <w:tcPr>
            <w:tcW w:w="1574" w:type="dxa"/>
            <w:noWrap w:val="0"/>
            <w:vAlign w:val="top"/>
          </w:tcPr>
          <w:p w14:paraId="42B711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6A786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4ED2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4A463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CNXGBMSBM</w:t>
            </w:r>
          </w:p>
        </w:tc>
        <w:tc>
          <w:tcPr>
            <w:tcW w:w="1575" w:type="dxa"/>
            <w:noWrap w:val="0"/>
            <w:vAlign w:val="top"/>
          </w:tcPr>
          <w:p w14:paraId="663B3E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脑血管病描述代码</w:t>
            </w:r>
          </w:p>
        </w:tc>
        <w:tc>
          <w:tcPr>
            <w:tcW w:w="1574" w:type="dxa"/>
            <w:noWrap w:val="0"/>
            <w:vAlign w:val="top"/>
          </w:tcPr>
          <w:p w14:paraId="773465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B0779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5F57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0087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CNXGBMSMC</w:t>
            </w:r>
          </w:p>
        </w:tc>
        <w:tc>
          <w:tcPr>
            <w:tcW w:w="1575" w:type="dxa"/>
            <w:noWrap w:val="0"/>
            <w:vAlign w:val="top"/>
          </w:tcPr>
          <w:p w14:paraId="72DDF6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脑血管病描述名称</w:t>
            </w:r>
          </w:p>
        </w:tc>
        <w:tc>
          <w:tcPr>
            <w:tcW w:w="1574" w:type="dxa"/>
            <w:noWrap w:val="0"/>
            <w:vAlign w:val="top"/>
          </w:tcPr>
          <w:p w14:paraId="36F638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7F12A8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17C5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805D76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BXZB</w:t>
            </w:r>
          </w:p>
        </w:tc>
        <w:tc>
          <w:tcPr>
            <w:tcW w:w="1575" w:type="dxa"/>
            <w:noWrap w:val="0"/>
            <w:vAlign w:val="top"/>
          </w:tcPr>
          <w:p w14:paraId="18AEC7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是否心脏</w:t>
            </w:r>
          </w:p>
        </w:tc>
        <w:tc>
          <w:tcPr>
            <w:tcW w:w="1574" w:type="dxa"/>
            <w:noWrap w:val="0"/>
            <w:vAlign w:val="top"/>
          </w:tcPr>
          <w:p w14:paraId="2577E8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05C2855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B50F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52437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CXZBMSBM</w:t>
            </w:r>
          </w:p>
        </w:tc>
        <w:tc>
          <w:tcPr>
            <w:tcW w:w="1575" w:type="dxa"/>
            <w:noWrap w:val="0"/>
            <w:vAlign w:val="top"/>
          </w:tcPr>
          <w:p w14:paraId="126203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心脏病描述代码</w:t>
            </w:r>
          </w:p>
        </w:tc>
        <w:tc>
          <w:tcPr>
            <w:tcW w:w="1574" w:type="dxa"/>
            <w:noWrap w:val="0"/>
            <w:vAlign w:val="top"/>
          </w:tcPr>
          <w:p w14:paraId="70EC54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69B32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4BF0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967B1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CXZBMSMC</w:t>
            </w:r>
          </w:p>
        </w:tc>
        <w:tc>
          <w:tcPr>
            <w:tcW w:w="1575" w:type="dxa"/>
            <w:noWrap w:val="0"/>
            <w:vAlign w:val="top"/>
          </w:tcPr>
          <w:p w14:paraId="707A3B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心脏病描述名称</w:t>
            </w:r>
          </w:p>
        </w:tc>
        <w:tc>
          <w:tcPr>
            <w:tcW w:w="1574" w:type="dxa"/>
            <w:noWrap w:val="0"/>
            <w:vAlign w:val="top"/>
          </w:tcPr>
          <w:p w14:paraId="331F23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50EEB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1C47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2B04A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BSZB</w:t>
            </w:r>
          </w:p>
        </w:tc>
        <w:tc>
          <w:tcPr>
            <w:tcW w:w="1575" w:type="dxa"/>
            <w:noWrap w:val="0"/>
            <w:vAlign w:val="top"/>
          </w:tcPr>
          <w:p w14:paraId="4765B8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是否肾脏病</w:t>
            </w:r>
          </w:p>
        </w:tc>
        <w:tc>
          <w:tcPr>
            <w:tcW w:w="1574" w:type="dxa"/>
            <w:noWrap w:val="0"/>
            <w:vAlign w:val="top"/>
          </w:tcPr>
          <w:p w14:paraId="02BF9D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76FBD3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99F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791AF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CSZBMSBM</w:t>
            </w:r>
          </w:p>
        </w:tc>
        <w:tc>
          <w:tcPr>
            <w:tcW w:w="1575" w:type="dxa"/>
            <w:noWrap w:val="0"/>
            <w:vAlign w:val="top"/>
          </w:tcPr>
          <w:p w14:paraId="653838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肾脏病描述代码</w:t>
            </w:r>
          </w:p>
        </w:tc>
        <w:tc>
          <w:tcPr>
            <w:tcW w:w="1574" w:type="dxa"/>
            <w:noWrap w:val="0"/>
            <w:vAlign w:val="top"/>
          </w:tcPr>
          <w:p w14:paraId="7B7E2A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660F20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55E0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2BC9B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CSZBMSMC</w:t>
            </w:r>
          </w:p>
        </w:tc>
        <w:tc>
          <w:tcPr>
            <w:tcW w:w="1575" w:type="dxa"/>
            <w:noWrap w:val="0"/>
            <w:vAlign w:val="top"/>
          </w:tcPr>
          <w:p w14:paraId="68E9B6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肾脏病描述名称</w:t>
            </w:r>
          </w:p>
        </w:tc>
        <w:tc>
          <w:tcPr>
            <w:tcW w:w="1574" w:type="dxa"/>
            <w:noWrap w:val="0"/>
            <w:vAlign w:val="top"/>
          </w:tcPr>
          <w:p w14:paraId="5A49E3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EF006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4F1C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7C675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BZWXGB</w:t>
            </w:r>
          </w:p>
        </w:tc>
        <w:tc>
          <w:tcPr>
            <w:tcW w:w="1575" w:type="dxa"/>
            <w:noWrap w:val="0"/>
            <w:vAlign w:val="top"/>
          </w:tcPr>
          <w:p w14:paraId="308689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是否周围血管病</w:t>
            </w:r>
          </w:p>
        </w:tc>
        <w:tc>
          <w:tcPr>
            <w:tcW w:w="1574" w:type="dxa"/>
            <w:noWrap w:val="0"/>
            <w:vAlign w:val="top"/>
          </w:tcPr>
          <w:p w14:paraId="4A4855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6777E3D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D36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97C4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CZWXGBMSBM</w:t>
            </w:r>
          </w:p>
        </w:tc>
        <w:tc>
          <w:tcPr>
            <w:tcW w:w="1575" w:type="dxa"/>
            <w:noWrap w:val="0"/>
            <w:vAlign w:val="top"/>
          </w:tcPr>
          <w:p w14:paraId="64749B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周围血管病描述代码</w:t>
            </w:r>
          </w:p>
        </w:tc>
        <w:tc>
          <w:tcPr>
            <w:tcW w:w="1574" w:type="dxa"/>
            <w:noWrap w:val="0"/>
            <w:vAlign w:val="top"/>
          </w:tcPr>
          <w:p w14:paraId="17AC5B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40B40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254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D9E77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CZWXGBMSMC</w:t>
            </w:r>
          </w:p>
        </w:tc>
        <w:tc>
          <w:tcPr>
            <w:tcW w:w="1575" w:type="dxa"/>
            <w:noWrap w:val="0"/>
            <w:vAlign w:val="top"/>
          </w:tcPr>
          <w:p w14:paraId="78683D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周围血管病描述名称</w:t>
            </w:r>
          </w:p>
        </w:tc>
        <w:tc>
          <w:tcPr>
            <w:tcW w:w="1574" w:type="dxa"/>
            <w:noWrap w:val="0"/>
            <w:vAlign w:val="top"/>
          </w:tcPr>
          <w:p w14:paraId="58D0D5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C3BAF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22F3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7096B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BSWMBB</w:t>
            </w:r>
          </w:p>
        </w:tc>
        <w:tc>
          <w:tcPr>
            <w:tcW w:w="1575" w:type="dxa"/>
            <w:noWrap w:val="0"/>
            <w:vAlign w:val="top"/>
          </w:tcPr>
          <w:p w14:paraId="3F5B7A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是否视网膜病变</w:t>
            </w:r>
          </w:p>
        </w:tc>
        <w:tc>
          <w:tcPr>
            <w:tcW w:w="1574" w:type="dxa"/>
            <w:noWrap w:val="0"/>
            <w:vAlign w:val="top"/>
          </w:tcPr>
          <w:p w14:paraId="774BADD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3323E0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213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417D2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CSWMBBMSBM</w:t>
            </w:r>
          </w:p>
        </w:tc>
        <w:tc>
          <w:tcPr>
            <w:tcW w:w="1575" w:type="dxa"/>
            <w:noWrap w:val="0"/>
            <w:vAlign w:val="top"/>
          </w:tcPr>
          <w:p w14:paraId="62151F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视网膜病变描述代码</w:t>
            </w:r>
          </w:p>
        </w:tc>
        <w:tc>
          <w:tcPr>
            <w:tcW w:w="1574" w:type="dxa"/>
            <w:noWrap w:val="0"/>
            <w:vAlign w:val="top"/>
          </w:tcPr>
          <w:p w14:paraId="77A107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07725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2F94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4586A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CSWMBBMSMC</w:t>
            </w:r>
          </w:p>
        </w:tc>
        <w:tc>
          <w:tcPr>
            <w:tcW w:w="1575" w:type="dxa"/>
            <w:noWrap w:val="0"/>
            <w:vAlign w:val="top"/>
          </w:tcPr>
          <w:p w14:paraId="14F3D4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视网膜病变描述名称</w:t>
            </w:r>
          </w:p>
        </w:tc>
        <w:tc>
          <w:tcPr>
            <w:tcW w:w="1574" w:type="dxa"/>
            <w:noWrap w:val="0"/>
            <w:vAlign w:val="top"/>
          </w:tcPr>
          <w:p w14:paraId="2DFBB1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895079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150</w:t>
            </w:r>
          </w:p>
        </w:tc>
      </w:tr>
      <w:tr w14:paraId="4EEF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5BDA9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BXTQKQT</w:t>
            </w:r>
          </w:p>
        </w:tc>
        <w:tc>
          <w:tcPr>
            <w:tcW w:w="1575" w:type="dxa"/>
            <w:noWrap w:val="0"/>
            <w:vAlign w:val="top"/>
          </w:tcPr>
          <w:p w14:paraId="236664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是否存在其他血糖情况</w:t>
            </w:r>
          </w:p>
        </w:tc>
        <w:tc>
          <w:tcPr>
            <w:tcW w:w="1574" w:type="dxa"/>
            <w:noWrap w:val="0"/>
            <w:vAlign w:val="top"/>
          </w:tcPr>
          <w:p w14:paraId="4784CBA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DA988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2CA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EE5B6E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CXTQKQTMS</w:t>
            </w:r>
          </w:p>
        </w:tc>
        <w:tc>
          <w:tcPr>
            <w:tcW w:w="1575" w:type="dxa"/>
            <w:noWrap w:val="0"/>
            <w:vAlign w:val="top"/>
          </w:tcPr>
          <w:p w14:paraId="64D8F3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其他血糖情况描述</w:t>
            </w:r>
          </w:p>
        </w:tc>
        <w:tc>
          <w:tcPr>
            <w:tcW w:w="1574" w:type="dxa"/>
            <w:noWrap w:val="0"/>
            <w:vAlign w:val="top"/>
          </w:tcPr>
          <w:p w14:paraId="756365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80AB7F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6B50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F10DA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CXYFJJGBM</w:t>
            </w:r>
          </w:p>
        </w:tc>
        <w:tc>
          <w:tcPr>
            <w:tcW w:w="1575" w:type="dxa"/>
            <w:noWrap w:val="0"/>
            <w:vAlign w:val="top"/>
          </w:tcPr>
          <w:p w14:paraId="568E6F6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血压分级结果代码</w:t>
            </w:r>
          </w:p>
        </w:tc>
        <w:tc>
          <w:tcPr>
            <w:tcW w:w="1574" w:type="dxa"/>
            <w:noWrap w:val="0"/>
            <w:vAlign w:val="top"/>
          </w:tcPr>
          <w:p w14:paraId="5B4569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CBCF1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6A9B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82E30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CXYFJJGMC</w:t>
            </w:r>
          </w:p>
        </w:tc>
        <w:tc>
          <w:tcPr>
            <w:tcW w:w="1575" w:type="dxa"/>
            <w:noWrap w:val="0"/>
            <w:vAlign w:val="top"/>
          </w:tcPr>
          <w:p w14:paraId="545664E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血压分级结果名称</w:t>
            </w:r>
          </w:p>
        </w:tc>
        <w:tc>
          <w:tcPr>
            <w:tcW w:w="1574" w:type="dxa"/>
            <w:noWrap w:val="0"/>
            <w:vAlign w:val="top"/>
          </w:tcPr>
          <w:p w14:paraId="2509E7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6EC3C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C97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94ADA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CWXFCJGBM</w:t>
            </w:r>
          </w:p>
        </w:tc>
        <w:tc>
          <w:tcPr>
            <w:tcW w:w="1575" w:type="dxa"/>
            <w:noWrap w:val="0"/>
            <w:vAlign w:val="top"/>
          </w:tcPr>
          <w:p w14:paraId="15179D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危险分层结果代码</w:t>
            </w:r>
          </w:p>
        </w:tc>
        <w:tc>
          <w:tcPr>
            <w:tcW w:w="1574" w:type="dxa"/>
            <w:noWrap w:val="0"/>
            <w:vAlign w:val="top"/>
          </w:tcPr>
          <w:p w14:paraId="7818DC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31D23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13ED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8AF2C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CFJGLJGMC</w:t>
            </w:r>
          </w:p>
        </w:tc>
        <w:tc>
          <w:tcPr>
            <w:tcW w:w="1575" w:type="dxa"/>
            <w:noWrap w:val="0"/>
            <w:vAlign w:val="top"/>
          </w:tcPr>
          <w:p w14:paraId="09EA94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分级管理结果名称</w:t>
            </w:r>
          </w:p>
        </w:tc>
        <w:tc>
          <w:tcPr>
            <w:tcW w:w="1574" w:type="dxa"/>
            <w:noWrap w:val="0"/>
            <w:vAlign w:val="top"/>
          </w:tcPr>
          <w:p w14:paraId="249E11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3CA1D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F7B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5E4D4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CJYXGBM</w:t>
            </w:r>
          </w:p>
        </w:tc>
        <w:tc>
          <w:tcPr>
            <w:tcW w:w="1575" w:type="dxa"/>
            <w:noWrap w:val="0"/>
            <w:vAlign w:val="top"/>
          </w:tcPr>
          <w:p w14:paraId="7F72D8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降压效果代码</w:t>
            </w:r>
          </w:p>
        </w:tc>
        <w:tc>
          <w:tcPr>
            <w:tcW w:w="1574" w:type="dxa"/>
            <w:noWrap w:val="0"/>
            <w:vAlign w:val="top"/>
          </w:tcPr>
          <w:p w14:paraId="5A1BE8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B93B2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1307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8D66C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CJYXGMC</w:t>
            </w:r>
          </w:p>
        </w:tc>
        <w:tc>
          <w:tcPr>
            <w:tcW w:w="1575" w:type="dxa"/>
            <w:noWrap w:val="0"/>
            <w:vAlign w:val="top"/>
          </w:tcPr>
          <w:p w14:paraId="1AE51A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降压效果名称</w:t>
            </w:r>
          </w:p>
        </w:tc>
        <w:tc>
          <w:tcPr>
            <w:tcW w:w="1574" w:type="dxa"/>
            <w:noWrap w:val="0"/>
            <w:vAlign w:val="top"/>
          </w:tcPr>
          <w:p w14:paraId="0D0042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A909D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A4B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3C47C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CZTPJBM</w:t>
            </w:r>
          </w:p>
        </w:tc>
        <w:tc>
          <w:tcPr>
            <w:tcW w:w="1575" w:type="dxa"/>
            <w:noWrap w:val="0"/>
            <w:vAlign w:val="top"/>
          </w:tcPr>
          <w:p w14:paraId="737575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总体评价代码</w:t>
            </w:r>
          </w:p>
        </w:tc>
        <w:tc>
          <w:tcPr>
            <w:tcW w:w="1574" w:type="dxa"/>
            <w:noWrap w:val="0"/>
            <w:vAlign w:val="top"/>
          </w:tcPr>
          <w:p w14:paraId="293176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997E9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6C1F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92C3D3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CZTPJMC</w:t>
            </w:r>
          </w:p>
        </w:tc>
        <w:tc>
          <w:tcPr>
            <w:tcW w:w="1575" w:type="dxa"/>
            <w:noWrap w:val="0"/>
            <w:vAlign w:val="top"/>
          </w:tcPr>
          <w:p w14:paraId="38909C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总体评价名称</w:t>
            </w:r>
          </w:p>
        </w:tc>
        <w:tc>
          <w:tcPr>
            <w:tcW w:w="1574" w:type="dxa"/>
            <w:noWrap w:val="0"/>
            <w:vAlign w:val="top"/>
          </w:tcPr>
          <w:p w14:paraId="3A17931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09440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9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EAD4D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CPGYSID</w:t>
            </w:r>
          </w:p>
        </w:tc>
        <w:tc>
          <w:tcPr>
            <w:tcW w:w="1575" w:type="dxa"/>
            <w:noWrap w:val="0"/>
            <w:vAlign w:val="top"/>
          </w:tcPr>
          <w:p w14:paraId="27B3E6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评估医生编码</w:t>
            </w:r>
          </w:p>
        </w:tc>
        <w:tc>
          <w:tcPr>
            <w:tcW w:w="1574" w:type="dxa"/>
            <w:noWrap w:val="0"/>
            <w:vAlign w:val="top"/>
          </w:tcPr>
          <w:p w14:paraId="44722F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A173E9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2473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FE9CB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CPGYSMC</w:t>
            </w:r>
          </w:p>
        </w:tc>
        <w:tc>
          <w:tcPr>
            <w:tcW w:w="1575" w:type="dxa"/>
            <w:noWrap w:val="0"/>
            <w:vAlign w:val="top"/>
          </w:tcPr>
          <w:p w14:paraId="2AF161C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评估医生姓名</w:t>
            </w:r>
          </w:p>
        </w:tc>
        <w:tc>
          <w:tcPr>
            <w:tcW w:w="1574" w:type="dxa"/>
            <w:noWrap w:val="0"/>
            <w:vAlign w:val="top"/>
          </w:tcPr>
          <w:p w14:paraId="2AD952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2957C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441D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F24031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DPGRQ</w:t>
            </w:r>
          </w:p>
        </w:tc>
        <w:tc>
          <w:tcPr>
            <w:tcW w:w="1575" w:type="dxa"/>
            <w:noWrap w:val="0"/>
            <w:vAlign w:val="top"/>
          </w:tcPr>
          <w:p w14:paraId="419230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评估日期</w:t>
            </w:r>
          </w:p>
        </w:tc>
        <w:tc>
          <w:tcPr>
            <w:tcW w:w="1574" w:type="dxa"/>
            <w:noWrap w:val="0"/>
            <w:vAlign w:val="top"/>
          </w:tcPr>
          <w:p w14:paraId="13241C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3A1945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190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94705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IZT</w:t>
            </w:r>
          </w:p>
        </w:tc>
        <w:tc>
          <w:tcPr>
            <w:tcW w:w="1575" w:type="dxa"/>
            <w:noWrap w:val="0"/>
            <w:vAlign w:val="top"/>
          </w:tcPr>
          <w:p w14:paraId="1CAE0D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 xml:space="preserve">状态 </w:t>
            </w:r>
          </w:p>
        </w:tc>
        <w:tc>
          <w:tcPr>
            <w:tcW w:w="1574" w:type="dxa"/>
            <w:noWrap w:val="0"/>
            <w:vAlign w:val="top"/>
          </w:tcPr>
          <w:p w14:paraId="50695E8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298169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6F5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71F5F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CZXYY</w:t>
            </w:r>
          </w:p>
        </w:tc>
        <w:tc>
          <w:tcPr>
            <w:tcW w:w="1575" w:type="dxa"/>
            <w:noWrap w:val="0"/>
            <w:vAlign w:val="top"/>
          </w:tcPr>
          <w:p w14:paraId="023D46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注销原因</w:t>
            </w:r>
          </w:p>
        </w:tc>
        <w:tc>
          <w:tcPr>
            <w:tcW w:w="1574" w:type="dxa"/>
            <w:noWrap w:val="0"/>
            <w:vAlign w:val="top"/>
          </w:tcPr>
          <w:p w14:paraId="72CDEB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1B5D1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300</w:t>
            </w:r>
          </w:p>
        </w:tc>
      </w:tr>
      <w:tr w14:paraId="63B7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5E899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BNXGB</w:t>
            </w:r>
          </w:p>
        </w:tc>
        <w:tc>
          <w:tcPr>
            <w:tcW w:w="1575" w:type="dxa"/>
            <w:noWrap w:val="0"/>
            <w:vAlign w:val="top"/>
          </w:tcPr>
          <w:p w14:paraId="4EDE6E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是否脑血管病</w:t>
            </w:r>
          </w:p>
        </w:tc>
        <w:tc>
          <w:tcPr>
            <w:tcW w:w="1574" w:type="dxa"/>
            <w:noWrap w:val="0"/>
            <w:vAlign w:val="top"/>
          </w:tcPr>
          <w:p w14:paraId="06761F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EDC7C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191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9CDE7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CFJGLJGBM</w:t>
            </w:r>
          </w:p>
        </w:tc>
        <w:tc>
          <w:tcPr>
            <w:tcW w:w="1575" w:type="dxa"/>
            <w:noWrap w:val="0"/>
            <w:vAlign w:val="top"/>
          </w:tcPr>
          <w:p w14:paraId="051331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分级管理结果代码</w:t>
            </w:r>
          </w:p>
        </w:tc>
        <w:tc>
          <w:tcPr>
            <w:tcW w:w="1574" w:type="dxa"/>
            <w:noWrap w:val="0"/>
            <w:vAlign w:val="top"/>
          </w:tcPr>
          <w:p w14:paraId="4CBBFC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DFFFD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2E1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6E79F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CWXFCJGMC</w:t>
            </w:r>
          </w:p>
        </w:tc>
        <w:tc>
          <w:tcPr>
            <w:tcW w:w="1575" w:type="dxa"/>
            <w:noWrap w:val="0"/>
            <w:vAlign w:val="top"/>
          </w:tcPr>
          <w:p w14:paraId="45A095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危险分级结果名称</w:t>
            </w:r>
          </w:p>
        </w:tc>
        <w:tc>
          <w:tcPr>
            <w:tcW w:w="1574" w:type="dxa"/>
            <w:noWrap w:val="0"/>
            <w:vAlign w:val="top"/>
          </w:tcPr>
          <w:p w14:paraId="2B700B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A17D7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9FC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4C962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noWrap w:val="0"/>
            <w:vAlign w:val="top"/>
          </w:tcPr>
          <w:p w14:paraId="72DB15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noWrap w:val="0"/>
            <w:vAlign w:val="top"/>
          </w:tcPr>
          <w:p w14:paraId="1D402D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1734F1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664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AD217B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CCJJGDM</w:t>
            </w:r>
          </w:p>
        </w:tc>
        <w:tc>
          <w:tcPr>
            <w:tcW w:w="1575" w:type="dxa"/>
            <w:noWrap w:val="0"/>
            <w:vAlign w:val="top"/>
          </w:tcPr>
          <w:p w14:paraId="548E5F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创建机构代码</w:t>
            </w:r>
          </w:p>
        </w:tc>
        <w:tc>
          <w:tcPr>
            <w:tcW w:w="1574" w:type="dxa"/>
            <w:noWrap w:val="0"/>
            <w:vAlign w:val="top"/>
          </w:tcPr>
          <w:p w14:paraId="64B9B1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8C5BF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5AFD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9E16B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CCJJGMC</w:t>
            </w:r>
          </w:p>
        </w:tc>
        <w:tc>
          <w:tcPr>
            <w:tcW w:w="1575" w:type="dxa"/>
            <w:noWrap w:val="0"/>
            <w:vAlign w:val="top"/>
          </w:tcPr>
          <w:p w14:paraId="5CED5BF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创建机构名称</w:t>
            </w:r>
          </w:p>
        </w:tc>
        <w:tc>
          <w:tcPr>
            <w:tcW w:w="1574" w:type="dxa"/>
            <w:noWrap w:val="0"/>
            <w:vAlign w:val="top"/>
          </w:tcPr>
          <w:p w14:paraId="17CF60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F72AD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6A7E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9BECA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CLRRBM</w:t>
            </w:r>
          </w:p>
        </w:tc>
        <w:tc>
          <w:tcPr>
            <w:tcW w:w="1575" w:type="dxa"/>
            <w:noWrap w:val="0"/>
            <w:vAlign w:val="top"/>
          </w:tcPr>
          <w:p w14:paraId="1ADD66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录入人编码</w:t>
            </w:r>
          </w:p>
        </w:tc>
        <w:tc>
          <w:tcPr>
            <w:tcW w:w="1574" w:type="dxa"/>
            <w:noWrap w:val="0"/>
            <w:vAlign w:val="top"/>
          </w:tcPr>
          <w:p w14:paraId="2AF9330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6A211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272E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A00B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CLRRXM</w:t>
            </w:r>
          </w:p>
        </w:tc>
        <w:tc>
          <w:tcPr>
            <w:tcW w:w="1575" w:type="dxa"/>
            <w:noWrap w:val="0"/>
            <w:vAlign w:val="top"/>
          </w:tcPr>
          <w:p w14:paraId="7369D8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录入人姓名</w:t>
            </w:r>
          </w:p>
        </w:tc>
        <w:tc>
          <w:tcPr>
            <w:tcW w:w="1574" w:type="dxa"/>
            <w:noWrap w:val="0"/>
            <w:vAlign w:val="top"/>
          </w:tcPr>
          <w:p w14:paraId="25D391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C510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000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07258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noWrap w:val="0"/>
            <w:vAlign w:val="top"/>
          </w:tcPr>
          <w:p w14:paraId="538EEA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noWrap w:val="0"/>
            <w:vAlign w:val="top"/>
          </w:tcPr>
          <w:p w14:paraId="7C1192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3E2EA3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525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23036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CYWSYID</w:t>
            </w:r>
          </w:p>
        </w:tc>
        <w:tc>
          <w:tcPr>
            <w:tcW w:w="1575" w:type="dxa"/>
            <w:noWrap w:val="0"/>
            <w:vAlign w:val="top"/>
          </w:tcPr>
          <w:p w14:paraId="174193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业务索引ID</w:t>
            </w:r>
          </w:p>
        </w:tc>
        <w:tc>
          <w:tcPr>
            <w:tcW w:w="1574" w:type="dxa"/>
            <w:noWrap w:val="0"/>
            <w:vAlign w:val="top"/>
          </w:tcPr>
          <w:p w14:paraId="4952A5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A031E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4F8F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CAC4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noWrap w:val="0"/>
            <w:vAlign w:val="top"/>
          </w:tcPr>
          <w:p w14:paraId="00692A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noWrap w:val="0"/>
            <w:vAlign w:val="top"/>
          </w:tcPr>
          <w:p w14:paraId="06DC1B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DF516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05F1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88AF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noWrap w:val="0"/>
            <w:vAlign w:val="top"/>
          </w:tcPr>
          <w:p w14:paraId="022775E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noWrap w:val="0"/>
            <w:vAlign w:val="top"/>
          </w:tcPr>
          <w:p w14:paraId="077C1E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5FCCD0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420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B0A38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noWrap w:val="0"/>
            <w:vAlign w:val="top"/>
          </w:tcPr>
          <w:p w14:paraId="55DA6D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noWrap w:val="0"/>
            <w:vAlign w:val="top"/>
          </w:tcPr>
          <w:p w14:paraId="75054D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B0929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D61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E7641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noWrap w:val="0"/>
            <w:vAlign w:val="top"/>
          </w:tcPr>
          <w:p w14:paraId="4C0F74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noWrap w:val="0"/>
            <w:vAlign w:val="top"/>
          </w:tcPr>
          <w:p w14:paraId="6544E7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101A25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BE0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78F6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noWrap w:val="0"/>
            <w:vAlign w:val="top"/>
          </w:tcPr>
          <w:p w14:paraId="6AB474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noWrap w:val="0"/>
            <w:vAlign w:val="top"/>
          </w:tcPr>
          <w:p w14:paraId="54CE261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10E863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CEC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DBEC1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noWrap w:val="0"/>
            <w:vAlign w:val="top"/>
          </w:tcPr>
          <w:p w14:paraId="5C2FF4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数据采集地区代码</w:t>
            </w:r>
          </w:p>
        </w:tc>
        <w:tc>
          <w:tcPr>
            <w:tcW w:w="1574" w:type="dxa"/>
            <w:noWrap w:val="0"/>
            <w:vAlign w:val="top"/>
          </w:tcPr>
          <w:p w14:paraId="172D0F7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97CD5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4ACD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61998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noWrap w:val="0"/>
            <w:vAlign w:val="top"/>
          </w:tcPr>
          <w:p w14:paraId="740074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noWrap w:val="0"/>
            <w:vAlign w:val="top"/>
          </w:tcPr>
          <w:p w14:paraId="7908D2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FC86A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bl>
    <w:p w14:paraId="25D74330">
      <w:pPr>
        <w:pStyle w:val="2"/>
        <w:rPr>
          <w:lang w:eastAsia="zh-Hans"/>
        </w:rPr>
      </w:pPr>
      <w:r>
        <w:rPr>
          <w:lang w:eastAsia="zh-Hans"/>
        </w:rPr>
        <w:br w:type="textWrapping" w:clear="all"/>
      </w:r>
    </w:p>
    <w:p w14:paraId="074B3186">
      <w:pPr>
        <w:pStyle w:val="2"/>
        <w:rPr>
          <w:lang w:eastAsia="zh-Hans"/>
        </w:rPr>
      </w:pPr>
      <w:r>
        <w:rPr>
          <w:rFonts w:hint="eastAsia"/>
        </w:rPr>
        <w:t>高血压随访信息</w:t>
      </w:r>
      <w:r>
        <w:rPr>
          <w:lang w:eastAsia="zh-Hans"/>
        </w:rPr>
        <w:t>：</w:t>
      </w:r>
      <w:r>
        <w:rPr>
          <w:rFonts w:hint="eastAsia"/>
        </w:rPr>
        <w:t>TB_MBGL_GXYSFXX</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4D49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57F70E9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5C8DD3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7BDA86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695E21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324B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61220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CGXYSFXXID</w:t>
            </w:r>
          </w:p>
        </w:tc>
        <w:tc>
          <w:tcPr>
            <w:tcW w:w="1575" w:type="dxa"/>
            <w:noWrap w:val="0"/>
            <w:vAlign w:val="top"/>
          </w:tcPr>
          <w:p w14:paraId="4E96A9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高血压随访信息ID</w:t>
            </w:r>
          </w:p>
        </w:tc>
        <w:tc>
          <w:tcPr>
            <w:tcW w:w="1574" w:type="dxa"/>
            <w:noWrap w:val="0"/>
            <w:vAlign w:val="top"/>
          </w:tcPr>
          <w:p w14:paraId="67A49C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E4E7B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6B2D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96C5B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CYLJGDM</w:t>
            </w:r>
          </w:p>
        </w:tc>
        <w:tc>
          <w:tcPr>
            <w:tcW w:w="1575" w:type="dxa"/>
            <w:noWrap w:val="0"/>
            <w:vAlign w:val="top"/>
          </w:tcPr>
          <w:p w14:paraId="222450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医疗机构代码</w:t>
            </w:r>
          </w:p>
        </w:tc>
        <w:tc>
          <w:tcPr>
            <w:tcW w:w="1574" w:type="dxa"/>
            <w:noWrap w:val="0"/>
            <w:vAlign w:val="top"/>
          </w:tcPr>
          <w:p w14:paraId="0B2E89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4CD89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3C24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D1C9F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CGXYDAID</w:t>
            </w:r>
          </w:p>
        </w:tc>
        <w:tc>
          <w:tcPr>
            <w:tcW w:w="1575" w:type="dxa"/>
            <w:noWrap w:val="0"/>
            <w:vAlign w:val="top"/>
          </w:tcPr>
          <w:p w14:paraId="06B16C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高血压档案ID</w:t>
            </w:r>
          </w:p>
        </w:tc>
        <w:tc>
          <w:tcPr>
            <w:tcW w:w="1574" w:type="dxa"/>
            <w:noWrap w:val="0"/>
            <w:vAlign w:val="top"/>
          </w:tcPr>
          <w:p w14:paraId="5238128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BA61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751B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8B8FC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CSJBSFLX</w:t>
            </w:r>
          </w:p>
        </w:tc>
        <w:tc>
          <w:tcPr>
            <w:tcW w:w="1575" w:type="dxa"/>
            <w:noWrap w:val="0"/>
            <w:vAlign w:val="top"/>
          </w:tcPr>
          <w:p w14:paraId="7C18FCB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数据标识符类型</w:t>
            </w:r>
          </w:p>
        </w:tc>
        <w:tc>
          <w:tcPr>
            <w:tcW w:w="1574" w:type="dxa"/>
            <w:noWrap w:val="0"/>
            <w:vAlign w:val="top"/>
          </w:tcPr>
          <w:p w14:paraId="2E219B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4D819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0F6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DA11F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CSJBSH</w:t>
            </w:r>
          </w:p>
        </w:tc>
        <w:tc>
          <w:tcPr>
            <w:tcW w:w="1575" w:type="dxa"/>
            <w:noWrap w:val="0"/>
            <w:vAlign w:val="top"/>
          </w:tcPr>
          <w:p w14:paraId="48A491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数据标识号</w:t>
            </w:r>
          </w:p>
        </w:tc>
        <w:tc>
          <w:tcPr>
            <w:tcW w:w="1574" w:type="dxa"/>
            <w:noWrap w:val="0"/>
            <w:vAlign w:val="top"/>
          </w:tcPr>
          <w:p w14:paraId="2E60C8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590EA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67D2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536869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DSFSJ</w:t>
            </w:r>
          </w:p>
        </w:tc>
        <w:tc>
          <w:tcPr>
            <w:tcW w:w="1575" w:type="dxa"/>
            <w:noWrap w:val="0"/>
            <w:vAlign w:val="top"/>
          </w:tcPr>
          <w:p w14:paraId="611633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随访时间</w:t>
            </w:r>
          </w:p>
        </w:tc>
        <w:tc>
          <w:tcPr>
            <w:tcW w:w="1574" w:type="dxa"/>
            <w:noWrap w:val="0"/>
            <w:vAlign w:val="top"/>
          </w:tcPr>
          <w:p w14:paraId="3E4621A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7157F6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F9D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65CAF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CSFFSBM</w:t>
            </w:r>
          </w:p>
        </w:tc>
        <w:tc>
          <w:tcPr>
            <w:tcW w:w="1575" w:type="dxa"/>
            <w:noWrap w:val="0"/>
            <w:vAlign w:val="top"/>
          </w:tcPr>
          <w:p w14:paraId="00FFA3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随访方式编码</w:t>
            </w:r>
          </w:p>
        </w:tc>
        <w:tc>
          <w:tcPr>
            <w:tcW w:w="1574" w:type="dxa"/>
            <w:noWrap w:val="0"/>
            <w:vAlign w:val="top"/>
          </w:tcPr>
          <w:p w14:paraId="1BA660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233AA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133C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D02D4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CSFFSMC</w:t>
            </w:r>
          </w:p>
        </w:tc>
        <w:tc>
          <w:tcPr>
            <w:tcW w:w="1575" w:type="dxa"/>
            <w:noWrap w:val="0"/>
            <w:vAlign w:val="top"/>
          </w:tcPr>
          <w:p w14:paraId="5BE616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随访方式名称</w:t>
            </w:r>
          </w:p>
        </w:tc>
        <w:tc>
          <w:tcPr>
            <w:tcW w:w="1574" w:type="dxa"/>
            <w:noWrap w:val="0"/>
            <w:vAlign w:val="top"/>
          </w:tcPr>
          <w:p w14:paraId="3CBAF43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F6E4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0E4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F1B56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CSFZTBM</w:t>
            </w:r>
          </w:p>
        </w:tc>
        <w:tc>
          <w:tcPr>
            <w:tcW w:w="1575" w:type="dxa"/>
            <w:noWrap w:val="0"/>
            <w:vAlign w:val="top"/>
          </w:tcPr>
          <w:p w14:paraId="1D4C65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随访状态编码</w:t>
            </w:r>
          </w:p>
        </w:tc>
        <w:tc>
          <w:tcPr>
            <w:tcW w:w="1574" w:type="dxa"/>
            <w:noWrap w:val="0"/>
            <w:vAlign w:val="top"/>
          </w:tcPr>
          <w:p w14:paraId="30A29B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B544A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5DFD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160CC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CSFZTMC</w:t>
            </w:r>
          </w:p>
        </w:tc>
        <w:tc>
          <w:tcPr>
            <w:tcW w:w="1575" w:type="dxa"/>
            <w:noWrap w:val="0"/>
            <w:vAlign w:val="top"/>
          </w:tcPr>
          <w:p w14:paraId="17C85B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随访状态名称</w:t>
            </w:r>
          </w:p>
        </w:tc>
        <w:tc>
          <w:tcPr>
            <w:tcW w:w="1574" w:type="dxa"/>
            <w:noWrap w:val="0"/>
            <w:vAlign w:val="top"/>
          </w:tcPr>
          <w:p w14:paraId="1FF3FA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CF36F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1968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6F4DFA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DSFYYSJ</w:t>
            </w:r>
          </w:p>
        </w:tc>
        <w:tc>
          <w:tcPr>
            <w:tcW w:w="1575" w:type="dxa"/>
            <w:noWrap w:val="0"/>
            <w:vAlign w:val="top"/>
          </w:tcPr>
          <w:p w14:paraId="0D010D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失访原因/死亡原因时间</w:t>
            </w:r>
          </w:p>
        </w:tc>
        <w:tc>
          <w:tcPr>
            <w:tcW w:w="1574" w:type="dxa"/>
            <w:noWrap w:val="0"/>
            <w:vAlign w:val="top"/>
          </w:tcPr>
          <w:p w14:paraId="44D1736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E2E75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C90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27B72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CSFYY</w:t>
            </w:r>
          </w:p>
        </w:tc>
        <w:tc>
          <w:tcPr>
            <w:tcW w:w="1575" w:type="dxa"/>
            <w:noWrap w:val="0"/>
            <w:vAlign w:val="top"/>
          </w:tcPr>
          <w:p w14:paraId="5D5EAE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失访原因/死亡原因</w:t>
            </w:r>
          </w:p>
        </w:tc>
        <w:tc>
          <w:tcPr>
            <w:tcW w:w="1574" w:type="dxa"/>
            <w:noWrap w:val="0"/>
            <w:vAlign w:val="top"/>
          </w:tcPr>
          <w:p w14:paraId="22D575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366C8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3F21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507BB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CZZBM</w:t>
            </w:r>
          </w:p>
        </w:tc>
        <w:tc>
          <w:tcPr>
            <w:tcW w:w="1575" w:type="dxa"/>
            <w:noWrap w:val="0"/>
            <w:vAlign w:val="top"/>
          </w:tcPr>
          <w:p w14:paraId="79E3A4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症状编码</w:t>
            </w:r>
          </w:p>
        </w:tc>
        <w:tc>
          <w:tcPr>
            <w:tcW w:w="1574" w:type="dxa"/>
            <w:noWrap w:val="0"/>
            <w:vAlign w:val="top"/>
          </w:tcPr>
          <w:p w14:paraId="17F98A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EF5D9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72B9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99BBB5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CZZMC</w:t>
            </w:r>
          </w:p>
        </w:tc>
        <w:tc>
          <w:tcPr>
            <w:tcW w:w="1575" w:type="dxa"/>
            <w:noWrap w:val="0"/>
            <w:vAlign w:val="top"/>
          </w:tcPr>
          <w:p w14:paraId="6ACC38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症状名称</w:t>
            </w:r>
          </w:p>
        </w:tc>
        <w:tc>
          <w:tcPr>
            <w:tcW w:w="1574" w:type="dxa"/>
            <w:noWrap w:val="0"/>
            <w:vAlign w:val="top"/>
          </w:tcPr>
          <w:p w14:paraId="06D20E1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02ED0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6CD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7D5DAE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CQTZZMC</w:t>
            </w:r>
          </w:p>
        </w:tc>
        <w:tc>
          <w:tcPr>
            <w:tcW w:w="1575" w:type="dxa"/>
            <w:noWrap w:val="0"/>
            <w:vAlign w:val="top"/>
          </w:tcPr>
          <w:p w14:paraId="1CD2A5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其它症状名称</w:t>
            </w:r>
          </w:p>
        </w:tc>
        <w:tc>
          <w:tcPr>
            <w:tcW w:w="1574" w:type="dxa"/>
            <w:noWrap w:val="0"/>
            <w:vAlign w:val="top"/>
          </w:tcPr>
          <w:p w14:paraId="518EFA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B9693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329E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5E86C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ISSY</w:t>
            </w:r>
          </w:p>
        </w:tc>
        <w:tc>
          <w:tcPr>
            <w:tcW w:w="1575" w:type="dxa"/>
            <w:noWrap w:val="0"/>
            <w:vAlign w:val="top"/>
          </w:tcPr>
          <w:p w14:paraId="7B05672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收缩压</w:t>
            </w:r>
          </w:p>
        </w:tc>
        <w:tc>
          <w:tcPr>
            <w:tcW w:w="1574" w:type="dxa"/>
            <w:noWrap w:val="0"/>
            <w:vAlign w:val="top"/>
          </w:tcPr>
          <w:p w14:paraId="2E7322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92A034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B74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D9B75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ISZY</w:t>
            </w:r>
          </w:p>
        </w:tc>
        <w:tc>
          <w:tcPr>
            <w:tcW w:w="1575" w:type="dxa"/>
            <w:noWrap w:val="0"/>
            <w:vAlign w:val="top"/>
          </w:tcPr>
          <w:p w14:paraId="62A0608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舒张压</w:t>
            </w:r>
          </w:p>
        </w:tc>
        <w:tc>
          <w:tcPr>
            <w:tcW w:w="1574" w:type="dxa"/>
            <w:noWrap w:val="0"/>
            <w:vAlign w:val="top"/>
          </w:tcPr>
          <w:p w14:paraId="188F44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539C6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9D3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97EBE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IWFYXYSPSSY</w:t>
            </w:r>
          </w:p>
        </w:tc>
        <w:tc>
          <w:tcPr>
            <w:tcW w:w="1575" w:type="dxa"/>
            <w:noWrap w:val="0"/>
            <w:vAlign w:val="top"/>
          </w:tcPr>
          <w:p w14:paraId="19542E7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未服药血压水平收缩压</w:t>
            </w:r>
          </w:p>
        </w:tc>
        <w:tc>
          <w:tcPr>
            <w:tcW w:w="1574" w:type="dxa"/>
            <w:noWrap w:val="0"/>
            <w:vAlign w:val="top"/>
          </w:tcPr>
          <w:p w14:paraId="3FEF79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45ED7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F6E2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5507A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w:t>
            </w:r>
          </w:p>
        </w:tc>
        <w:tc>
          <w:tcPr>
            <w:tcW w:w="1575" w:type="dxa"/>
            <w:noWrap w:val="0"/>
            <w:vAlign w:val="top"/>
          </w:tcPr>
          <w:p w14:paraId="71ACAB7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体重</w:t>
            </w:r>
          </w:p>
        </w:tc>
        <w:tc>
          <w:tcPr>
            <w:tcW w:w="1574" w:type="dxa"/>
            <w:noWrap w:val="0"/>
            <w:vAlign w:val="top"/>
          </w:tcPr>
          <w:p w14:paraId="7CE1324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785586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0864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B0843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NMBTZ</w:t>
            </w:r>
          </w:p>
        </w:tc>
        <w:tc>
          <w:tcPr>
            <w:tcW w:w="1575" w:type="dxa"/>
            <w:noWrap w:val="0"/>
            <w:vAlign w:val="top"/>
          </w:tcPr>
          <w:p w14:paraId="2261DB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目标体重</w:t>
            </w:r>
          </w:p>
        </w:tc>
        <w:tc>
          <w:tcPr>
            <w:tcW w:w="1574" w:type="dxa"/>
            <w:noWrap w:val="0"/>
            <w:vAlign w:val="top"/>
          </w:tcPr>
          <w:p w14:paraId="4B53BF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B0C10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2FAA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C88D4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NSG</w:t>
            </w:r>
          </w:p>
        </w:tc>
        <w:tc>
          <w:tcPr>
            <w:tcW w:w="1575" w:type="dxa"/>
            <w:noWrap w:val="0"/>
            <w:vAlign w:val="top"/>
          </w:tcPr>
          <w:p w14:paraId="6624A2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身高</w:t>
            </w:r>
          </w:p>
        </w:tc>
        <w:tc>
          <w:tcPr>
            <w:tcW w:w="1574" w:type="dxa"/>
            <w:noWrap w:val="0"/>
            <w:vAlign w:val="top"/>
          </w:tcPr>
          <w:p w14:paraId="5CC4A4F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09AA45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7446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66A04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NTZZS</w:t>
            </w:r>
          </w:p>
        </w:tc>
        <w:tc>
          <w:tcPr>
            <w:tcW w:w="1575" w:type="dxa"/>
            <w:noWrap w:val="0"/>
            <w:vAlign w:val="top"/>
          </w:tcPr>
          <w:p w14:paraId="7361FC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体质指数</w:t>
            </w:r>
          </w:p>
        </w:tc>
        <w:tc>
          <w:tcPr>
            <w:tcW w:w="1574" w:type="dxa"/>
            <w:noWrap w:val="0"/>
            <w:vAlign w:val="top"/>
          </w:tcPr>
          <w:p w14:paraId="5AF3FCE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5C29DDF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5CFA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164A6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BZBDMBDBZ</w:t>
            </w:r>
          </w:p>
        </w:tc>
        <w:tc>
          <w:tcPr>
            <w:tcW w:w="1575" w:type="dxa"/>
            <w:noWrap w:val="0"/>
            <w:vAlign w:val="top"/>
          </w:tcPr>
          <w:p w14:paraId="0A46C7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足背动脉搏动标志</w:t>
            </w:r>
          </w:p>
        </w:tc>
        <w:tc>
          <w:tcPr>
            <w:tcW w:w="1574" w:type="dxa"/>
            <w:noWrap w:val="0"/>
            <w:vAlign w:val="top"/>
          </w:tcPr>
          <w:p w14:paraId="5CA055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405A69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8CB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1FBB6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CZBDMBDBZBM</w:t>
            </w:r>
          </w:p>
        </w:tc>
        <w:tc>
          <w:tcPr>
            <w:tcW w:w="1575" w:type="dxa"/>
            <w:noWrap w:val="0"/>
            <w:vAlign w:val="top"/>
          </w:tcPr>
          <w:p w14:paraId="6005E7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足背动脉搏动标志编码</w:t>
            </w:r>
          </w:p>
        </w:tc>
        <w:tc>
          <w:tcPr>
            <w:tcW w:w="1574" w:type="dxa"/>
            <w:noWrap w:val="0"/>
            <w:vAlign w:val="top"/>
          </w:tcPr>
          <w:p w14:paraId="054137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75580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765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6E6AD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CZBDMBDBZMC</w:t>
            </w:r>
          </w:p>
        </w:tc>
        <w:tc>
          <w:tcPr>
            <w:tcW w:w="1575" w:type="dxa"/>
            <w:noWrap w:val="0"/>
            <w:vAlign w:val="top"/>
          </w:tcPr>
          <w:p w14:paraId="2078E3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足背动脉搏动标志名称</w:t>
            </w:r>
          </w:p>
        </w:tc>
        <w:tc>
          <w:tcPr>
            <w:tcW w:w="1574" w:type="dxa"/>
            <w:noWrap w:val="0"/>
            <w:vAlign w:val="top"/>
          </w:tcPr>
          <w:p w14:paraId="6567C2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A08BF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5AD1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116E8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CQTTZ</w:t>
            </w:r>
          </w:p>
        </w:tc>
        <w:tc>
          <w:tcPr>
            <w:tcW w:w="1575" w:type="dxa"/>
            <w:noWrap w:val="0"/>
            <w:vAlign w:val="top"/>
          </w:tcPr>
          <w:p w14:paraId="36DC54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其他体征</w:t>
            </w:r>
          </w:p>
        </w:tc>
        <w:tc>
          <w:tcPr>
            <w:tcW w:w="1574" w:type="dxa"/>
            <w:noWrap w:val="0"/>
            <w:vAlign w:val="top"/>
          </w:tcPr>
          <w:p w14:paraId="3BE34B9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1343D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5D3C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F9561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NMBTZZS</w:t>
            </w:r>
          </w:p>
        </w:tc>
        <w:tc>
          <w:tcPr>
            <w:tcW w:w="1575" w:type="dxa"/>
            <w:noWrap w:val="0"/>
            <w:vAlign w:val="top"/>
          </w:tcPr>
          <w:p w14:paraId="4FCEF4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目标体质指数</w:t>
            </w:r>
          </w:p>
        </w:tc>
        <w:tc>
          <w:tcPr>
            <w:tcW w:w="1574" w:type="dxa"/>
            <w:noWrap w:val="0"/>
            <w:vAlign w:val="top"/>
          </w:tcPr>
          <w:p w14:paraId="2EB1E19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47F879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668B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BD093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IXL</w:t>
            </w:r>
          </w:p>
        </w:tc>
        <w:tc>
          <w:tcPr>
            <w:tcW w:w="1575" w:type="dxa"/>
            <w:noWrap w:val="0"/>
            <w:vAlign w:val="top"/>
          </w:tcPr>
          <w:p w14:paraId="43A90D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心率</w:t>
            </w:r>
          </w:p>
        </w:tc>
        <w:tc>
          <w:tcPr>
            <w:tcW w:w="1574" w:type="dxa"/>
            <w:noWrap w:val="0"/>
            <w:vAlign w:val="top"/>
          </w:tcPr>
          <w:p w14:paraId="69F95A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8BF47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565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49927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CQTYXTZ</w:t>
            </w:r>
          </w:p>
        </w:tc>
        <w:tc>
          <w:tcPr>
            <w:tcW w:w="1575" w:type="dxa"/>
            <w:noWrap w:val="0"/>
            <w:vAlign w:val="top"/>
          </w:tcPr>
          <w:p w14:paraId="40DF1AA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其他阳性体征</w:t>
            </w:r>
          </w:p>
        </w:tc>
        <w:tc>
          <w:tcPr>
            <w:tcW w:w="1574" w:type="dxa"/>
            <w:noWrap w:val="0"/>
            <w:vAlign w:val="top"/>
          </w:tcPr>
          <w:p w14:paraId="240DA98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8F569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7EB6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4E390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NZDGCZ</w:t>
            </w:r>
          </w:p>
        </w:tc>
        <w:tc>
          <w:tcPr>
            <w:tcW w:w="1575" w:type="dxa"/>
            <w:noWrap w:val="0"/>
            <w:vAlign w:val="top"/>
          </w:tcPr>
          <w:p w14:paraId="1C9649A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总胆固醇值</w:t>
            </w:r>
          </w:p>
        </w:tc>
        <w:tc>
          <w:tcPr>
            <w:tcW w:w="1574" w:type="dxa"/>
            <w:noWrap w:val="0"/>
            <w:vAlign w:val="top"/>
          </w:tcPr>
          <w:p w14:paraId="7597D5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6C71C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733A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1D4586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NGYSZZ</w:t>
            </w:r>
          </w:p>
        </w:tc>
        <w:tc>
          <w:tcPr>
            <w:tcW w:w="1575" w:type="dxa"/>
            <w:noWrap w:val="0"/>
            <w:vAlign w:val="top"/>
          </w:tcPr>
          <w:p w14:paraId="199AD4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甘油三酯值</w:t>
            </w:r>
          </w:p>
        </w:tc>
        <w:tc>
          <w:tcPr>
            <w:tcW w:w="1574" w:type="dxa"/>
            <w:noWrap w:val="0"/>
            <w:vAlign w:val="top"/>
          </w:tcPr>
          <w:p w14:paraId="3CEE48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3EEA78A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1033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67CA2F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NXQDMDZDBDGCJCZ</w:t>
            </w:r>
          </w:p>
        </w:tc>
        <w:tc>
          <w:tcPr>
            <w:tcW w:w="1575" w:type="dxa"/>
            <w:noWrap w:val="0"/>
            <w:vAlign w:val="top"/>
          </w:tcPr>
          <w:p w14:paraId="3D78A9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血清低密度脂蛋白胆固醇检测值</w:t>
            </w:r>
          </w:p>
        </w:tc>
        <w:tc>
          <w:tcPr>
            <w:tcW w:w="1574" w:type="dxa"/>
            <w:noWrap w:val="0"/>
            <w:vAlign w:val="top"/>
          </w:tcPr>
          <w:p w14:paraId="4BCC23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CCC16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4E27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BCB37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IRXYL</w:t>
            </w:r>
          </w:p>
        </w:tc>
        <w:tc>
          <w:tcPr>
            <w:tcW w:w="1575" w:type="dxa"/>
            <w:noWrap w:val="0"/>
            <w:vAlign w:val="top"/>
          </w:tcPr>
          <w:p w14:paraId="59FF55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日吸烟量</w:t>
            </w:r>
          </w:p>
        </w:tc>
        <w:tc>
          <w:tcPr>
            <w:tcW w:w="1574" w:type="dxa"/>
            <w:noWrap w:val="0"/>
            <w:vAlign w:val="top"/>
          </w:tcPr>
          <w:p w14:paraId="3B9324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30E7E10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ED6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E160D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IMBRXYL</w:t>
            </w:r>
          </w:p>
        </w:tc>
        <w:tc>
          <w:tcPr>
            <w:tcW w:w="1575" w:type="dxa"/>
            <w:noWrap w:val="0"/>
            <w:vAlign w:val="top"/>
          </w:tcPr>
          <w:p w14:paraId="0DB645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目标日吸烟量</w:t>
            </w:r>
          </w:p>
        </w:tc>
        <w:tc>
          <w:tcPr>
            <w:tcW w:w="1574" w:type="dxa"/>
            <w:noWrap w:val="0"/>
            <w:vAlign w:val="top"/>
          </w:tcPr>
          <w:p w14:paraId="08D914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9DAE8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3AB7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7F72E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IRYJL</w:t>
            </w:r>
          </w:p>
        </w:tc>
        <w:tc>
          <w:tcPr>
            <w:tcW w:w="1575" w:type="dxa"/>
            <w:noWrap w:val="0"/>
            <w:vAlign w:val="top"/>
          </w:tcPr>
          <w:p w14:paraId="69A8377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日饮酒量</w:t>
            </w:r>
          </w:p>
        </w:tc>
        <w:tc>
          <w:tcPr>
            <w:tcW w:w="1574" w:type="dxa"/>
            <w:noWrap w:val="0"/>
            <w:vAlign w:val="top"/>
          </w:tcPr>
          <w:p w14:paraId="377B25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7B731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9F0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EB61A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IMBRYJL</w:t>
            </w:r>
          </w:p>
        </w:tc>
        <w:tc>
          <w:tcPr>
            <w:tcW w:w="1575" w:type="dxa"/>
            <w:noWrap w:val="0"/>
            <w:vAlign w:val="top"/>
          </w:tcPr>
          <w:p w14:paraId="063738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目标日饮酒量</w:t>
            </w:r>
          </w:p>
        </w:tc>
        <w:tc>
          <w:tcPr>
            <w:tcW w:w="1574" w:type="dxa"/>
            <w:noWrap w:val="0"/>
            <w:vAlign w:val="top"/>
          </w:tcPr>
          <w:p w14:paraId="6372E0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3E41A5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DC0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22541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IYDZC</w:t>
            </w:r>
          </w:p>
        </w:tc>
        <w:tc>
          <w:tcPr>
            <w:tcW w:w="1575" w:type="dxa"/>
            <w:noWrap w:val="0"/>
            <w:vAlign w:val="top"/>
          </w:tcPr>
          <w:p w14:paraId="75DE0D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运动周次</w:t>
            </w:r>
          </w:p>
        </w:tc>
        <w:tc>
          <w:tcPr>
            <w:tcW w:w="1574" w:type="dxa"/>
            <w:noWrap w:val="0"/>
            <w:vAlign w:val="top"/>
          </w:tcPr>
          <w:p w14:paraId="5DD28C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5AB859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B9D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77195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IYDSC</w:t>
            </w:r>
          </w:p>
        </w:tc>
        <w:tc>
          <w:tcPr>
            <w:tcW w:w="1575" w:type="dxa"/>
            <w:noWrap w:val="0"/>
            <w:vAlign w:val="top"/>
          </w:tcPr>
          <w:p w14:paraId="4DC8391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运动时长</w:t>
            </w:r>
          </w:p>
        </w:tc>
        <w:tc>
          <w:tcPr>
            <w:tcW w:w="1574" w:type="dxa"/>
            <w:noWrap w:val="0"/>
            <w:vAlign w:val="top"/>
          </w:tcPr>
          <w:p w14:paraId="08340D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CBCE56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D95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C6D5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IMBYDZC</w:t>
            </w:r>
          </w:p>
        </w:tc>
        <w:tc>
          <w:tcPr>
            <w:tcW w:w="1575" w:type="dxa"/>
            <w:noWrap w:val="0"/>
            <w:vAlign w:val="top"/>
          </w:tcPr>
          <w:p w14:paraId="3DEF19D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目标运动周次</w:t>
            </w:r>
          </w:p>
        </w:tc>
        <w:tc>
          <w:tcPr>
            <w:tcW w:w="1574" w:type="dxa"/>
            <w:noWrap w:val="0"/>
            <w:vAlign w:val="top"/>
          </w:tcPr>
          <w:p w14:paraId="46DDA5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285157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A47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C6660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IMBYDSC</w:t>
            </w:r>
          </w:p>
        </w:tc>
        <w:tc>
          <w:tcPr>
            <w:tcW w:w="1575" w:type="dxa"/>
            <w:noWrap w:val="0"/>
            <w:vAlign w:val="top"/>
          </w:tcPr>
          <w:p w14:paraId="353E4D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目标运动时长</w:t>
            </w:r>
          </w:p>
        </w:tc>
        <w:tc>
          <w:tcPr>
            <w:tcW w:w="1574" w:type="dxa"/>
            <w:noWrap w:val="0"/>
            <w:vAlign w:val="top"/>
          </w:tcPr>
          <w:p w14:paraId="7AD5A7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2B4228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35D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6049F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CXLDZBM</w:t>
            </w:r>
          </w:p>
        </w:tc>
        <w:tc>
          <w:tcPr>
            <w:tcW w:w="1575" w:type="dxa"/>
            <w:noWrap w:val="0"/>
            <w:vAlign w:val="top"/>
          </w:tcPr>
          <w:p w14:paraId="4E3187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心理调整编码</w:t>
            </w:r>
          </w:p>
        </w:tc>
        <w:tc>
          <w:tcPr>
            <w:tcW w:w="1574" w:type="dxa"/>
            <w:noWrap w:val="0"/>
            <w:vAlign w:val="top"/>
          </w:tcPr>
          <w:p w14:paraId="3DE7BB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599C2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1AE2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C7A2E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CXLDZMC</w:t>
            </w:r>
          </w:p>
        </w:tc>
        <w:tc>
          <w:tcPr>
            <w:tcW w:w="1575" w:type="dxa"/>
            <w:noWrap w:val="0"/>
            <w:vAlign w:val="top"/>
          </w:tcPr>
          <w:p w14:paraId="10488A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心理调整名称</w:t>
            </w:r>
          </w:p>
        </w:tc>
        <w:tc>
          <w:tcPr>
            <w:tcW w:w="1574" w:type="dxa"/>
            <w:noWrap w:val="0"/>
            <w:vAlign w:val="top"/>
          </w:tcPr>
          <w:p w14:paraId="3ABE86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C8874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07B7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96E4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CSYLQKBM</w:t>
            </w:r>
          </w:p>
        </w:tc>
        <w:tc>
          <w:tcPr>
            <w:tcW w:w="1575" w:type="dxa"/>
            <w:noWrap w:val="0"/>
            <w:vAlign w:val="top"/>
          </w:tcPr>
          <w:p w14:paraId="72DB73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摄盐量情况编码</w:t>
            </w:r>
          </w:p>
        </w:tc>
        <w:tc>
          <w:tcPr>
            <w:tcW w:w="1574" w:type="dxa"/>
            <w:noWrap w:val="0"/>
            <w:vAlign w:val="top"/>
          </w:tcPr>
          <w:p w14:paraId="197AC4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19FB8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9E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C4352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CSYLQKMC</w:t>
            </w:r>
          </w:p>
        </w:tc>
        <w:tc>
          <w:tcPr>
            <w:tcW w:w="1575" w:type="dxa"/>
            <w:noWrap w:val="0"/>
            <w:vAlign w:val="top"/>
          </w:tcPr>
          <w:p w14:paraId="7B6D43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摄盐量情况名称</w:t>
            </w:r>
          </w:p>
        </w:tc>
        <w:tc>
          <w:tcPr>
            <w:tcW w:w="1574" w:type="dxa"/>
            <w:noWrap w:val="0"/>
            <w:vAlign w:val="top"/>
          </w:tcPr>
          <w:p w14:paraId="2CC81A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7D10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51A8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BBB1F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CMBSYLQKBM</w:t>
            </w:r>
          </w:p>
        </w:tc>
        <w:tc>
          <w:tcPr>
            <w:tcW w:w="1575" w:type="dxa"/>
            <w:noWrap w:val="0"/>
            <w:vAlign w:val="top"/>
          </w:tcPr>
          <w:p w14:paraId="374006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目标摄盐量情况编码</w:t>
            </w:r>
          </w:p>
        </w:tc>
        <w:tc>
          <w:tcPr>
            <w:tcW w:w="1574" w:type="dxa"/>
            <w:noWrap w:val="0"/>
            <w:vAlign w:val="top"/>
          </w:tcPr>
          <w:p w14:paraId="282913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7460C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388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DE8AA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CMBSYLQKMC</w:t>
            </w:r>
          </w:p>
        </w:tc>
        <w:tc>
          <w:tcPr>
            <w:tcW w:w="1575" w:type="dxa"/>
            <w:noWrap w:val="0"/>
            <w:vAlign w:val="top"/>
          </w:tcPr>
          <w:p w14:paraId="7AB6B1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目标摄盐量情况名称</w:t>
            </w:r>
          </w:p>
        </w:tc>
        <w:tc>
          <w:tcPr>
            <w:tcW w:w="1574" w:type="dxa"/>
            <w:noWrap w:val="0"/>
            <w:vAlign w:val="top"/>
          </w:tcPr>
          <w:p w14:paraId="0BD01C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8380D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1053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462B7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CSFZYXWPJJGBM</w:t>
            </w:r>
          </w:p>
        </w:tc>
        <w:tc>
          <w:tcPr>
            <w:tcW w:w="1575" w:type="dxa"/>
            <w:noWrap w:val="0"/>
            <w:vAlign w:val="top"/>
          </w:tcPr>
          <w:p w14:paraId="4B3EA7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随访遵医行为评价结果编码</w:t>
            </w:r>
          </w:p>
        </w:tc>
        <w:tc>
          <w:tcPr>
            <w:tcW w:w="1574" w:type="dxa"/>
            <w:noWrap w:val="0"/>
            <w:vAlign w:val="top"/>
          </w:tcPr>
          <w:p w14:paraId="24F3B5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08A18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4EE6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DD26A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CSFZYXWPJJGMC</w:t>
            </w:r>
          </w:p>
        </w:tc>
        <w:tc>
          <w:tcPr>
            <w:tcW w:w="1575" w:type="dxa"/>
            <w:noWrap w:val="0"/>
            <w:vAlign w:val="top"/>
          </w:tcPr>
          <w:p w14:paraId="08E993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随访遵医行为评价结果名称</w:t>
            </w:r>
          </w:p>
        </w:tc>
        <w:tc>
          <w:tcPr>
            <w:tcW w:w="1574" w:type="dxa"/>
            <w:noWrap w:val="0"/>
            <w:vAlign w:val="top"/>
          </w:tcPr>
          <w:p w14:paraId="4B7302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7DB51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E06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5225A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DFZJCRQ</w:t>
            </w:r>
          </w:p>
        </w:tc>
        <w:tc>
          <w:tcPr>
            <w:tcW w:w="1575" w:type="dxa"/>
            <w:noWrap w:val="0"/>
            <w:vAlign w:val="top"/>
          </w:tcPr>
          <w:p w14:paraId="2D3157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辅助检查日期</w:t>
            </w:r>
          </w:p>
        </w:tc>
        <w:tc>
          <w:tcPr>
            <w:tcW w:w="1574" w:type="dxa"/>
            <w:noWrap w:val="0"/>
            <w:vAlign w:val="top"/>
          </w:tcPr>
          <w:p w14:paraId="609697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52AA85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48F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FF5C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CFZJCJG</w:t>
            </w:r>
          </w:p>
        </w:tc>
        <w:tc>
          <w:tcPr>
            <w:tcW w:w="1575" w:type="dxa"/>
            <w:noWrap w:val="0"/>
            <w:vAlign w:val="top"/>
          </w:tcPr>
          <w:p w14:paraId="2D8A68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辅助检查结果</w:t>
            </w:r>
          </w:p>
        </w:tc>
        <w:tc>
          <w:tcPr>
            <w:tcW w:w="1574" w:type="dxa"/>
            <w:noWrap w:val="0"/>
            <w:vAlign w:val="top"/>
          </w:tcPr>
          <w:p w14:paraId="40CEBE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FCB87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7C75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F5A6A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NYW</w:t>
            </w:r>
          </w:p>
        </w:tc>
        <w:tc>
          <w:tcPr>
            <w:tcW w:w="1575" w:type="dxa"/>
            <w:noWrap w:val="0"/>
            <w:vAlign w:val="top"/>
          </w:tcPr>
          <w:p w14:paraId="6A2D84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腰围</w:t>
            </w:r>
          </w:p>
        </w:tc>
        <w:tc>
          <w:tcPr>
            <w:tcW w:w="1574" w:type="dxa"/>
            <w:noWrap w:val="0"/>
            <w:vAlign w:val="top"/>
          </w:tcPr>
          <w:p w14:paraId="573530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A5892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6623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877AF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NYSJYYW</w:t>
            </w:r>
          </w:p>
        </w:tc>
        <w:tc>
          <w:tcPr>
            <w:tcW w:w="1575" w:type="dxa"/>
            <w:noWrap w:val="0"/>
            <w:vAlign w:val="top"/>
          </w:tcPr>
          <w:p w14:paraId="3547D75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医生建议腰围</w:t>
            </w:r>
          </w:p>
        </w:tc>
        <w:tc>
          <w:tcPr>
            <w:tcW w:w="1574" w:type="dxa"/>
            <w:noWrap w:val="0"/>
            <w:vAlign w:val="top"/>
          </w:tcPr>
          <w:p w14:paraId="562688C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7E428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54EF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BEE98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IYSJYXL</w:t>
            </w:r>
          </w:p>
        </w:tc>
        <w:tc>
          <w:tcPr>
            <w:tcW w:w="1575" w:type="dxa"/>
            <w:noWrap w:val="0"/>
            <w:vAlign w:val="top"/>
          </w:tcPr>
          <w:p w14:paraId="46555E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医生建议心率</w:t>
            </w:r>
          </w:p>
        </w:tc>
        <w:tc>
          <w:tcPr>
            <w:tcW w:w="1574" w:type="dxa"/>
            <w:noWrap w:val="0"/>
            <w:vAlign w:val="top"/>
          </w:tcPr>
          <w:p w14:paraId="028E42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C0D05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C71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A3C41D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CMQFYWZLCSBM</w:t>
            </w:r>
          </w:p>
        </w:tc>
        <w:tc>
          <w:tcPr>
            <w:tcW w:w="1575" w:type="dxa"/>
            <w:noWrap w:val="0"/>
            <w:vAlign w:val="top"/>
          </w:tcPr>
          <w:p w14:paraId="4DC7AF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目前非药物治疗措施编码</w:t>
            </w:r>
          </w:p>
        </w:tc>
        <w:tc>
          <w:tcPr>
            <w:tcW w:w="1574" w:type="dxa"/>
            <w:noWrap w:val="0"/>
            <w:vAlign w:val="top"/>
          </w:tcPr>
          <w:p w14:paraId="71AAFB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6E06A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4EE0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AE4C4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CMQFYWZLCSMC</w:t>
            </w:r>
          </w:p>
        </w:tc>
        <w:tc>
          <w:tcPr>
            <w:tcW w:w="1575" w:type="dxa"/>
            <w:noWrap w:val="0"/>
            <w:vAlign w:val="top"/>
          </w:tcPr>
          <w:p w14:paraId="30FDC7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目前非药物治疗措施名称</w:t>
            </w:r>
          </w:p>
        </w:tc>
        <w:tc>
          <w:tcPr>
            <w:tcW w:w="1574" w:type="dxa"/>
            <w:noWrap w:val="0"/>
            <w:vAlign w:val="top"/>
          </w:tcPr>
          <w:p w14:paraId="49E2CF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53E93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4226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52855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BYWBLFYBM</w:t>
            </w:r>
          </w:p>
        </w:tc>
        <w:tc>
          <w:tcPr>
            <w:tcW w:w="1575" w:type="dxa"/>
            <w:noWrap w:val="0"/>
            <w:vAlign w:val="top"/>
          </w:tcPr>
          <w:p w14:paraId="647604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药物不良反应编码</w:t>
            </w:r>
          </w:p>
        </w:tc>
        <w:tc>
          <w:tcPr>
            <w:tcW w:w="1574" w:type="dxa"/>
            <w:noWrap w:val="0"/>
            <w:vAlign w:val="top"/>
          </w:tcPr>
          <w:p w14:paraId="0E02D8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7F8D362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655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E5B4F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CYWBLFYMS</w:t>
            </w:r>
          </w:p>
        </w:tc>
        <w:tc>
          <w:tcPr>
            <w:tcW w:w="1575" w:type="dxa"/>
            <w:noWrap w:val="0"/>
            <w:vAlign w:val="top"/>
          </w:tcPr>
          <w:p w14:paraId="5DDBED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药物不良反应描述</w:t>
            </w:r>
          </w:p>
        </w:tc>
        <w:tc>
          <w:tcPr>
            <w:tcW w:w="1574" w:type="dxa"/>
            <w:noWrap w:val="0"/>
            <w:vAlign w:val="top"/>
          </w:tcPr>
          <w:p w14:paraId="6D1B39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CEA58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7075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0171E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CFYYCXBM</w:t>
            </w:r>
          </w:p>
        </w:tc>
        <w:tc>
          <w:tcPr>
            <w:tcW w:w="1575" w:type="dxa"/>
            <w:noWrap w:val="0"/>
            <w:vAlign w:val="top"/>
          </w:tcPr>
          <w:p w14:paraId="4EE063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服药依从性编码</w:t>
            </w:r>
          </w:p>
        </w:tc>
        <w:tc>
          <w:tcPr>
            <w:tcW w:w="1574" w:type="dxa"/>
            <w:noWrap w:val="0"/>
            <w:vAlign w:val="top"/>
          </w:tcPr>
          <w:p w14:paraId="45D5D2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F5DBF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E74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BC76C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CFYYCXMC</w:t>
            </w:r>
          </w:p>
        </w:tc>
        <w:tc>
          <w:tcPr>
            <w:tcW w:w="1575" w:type="dxa"/>
            <w:noWrap w:val="0"/>
            <w:vAlign w:val="top"/>
          </w:tcPr>
          <w:p w14:paraId="5ECC06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服药依从性名称</w:t>
            </w:r>
          </w:p>
        </w:tc>
        <w:tc>
          <w:tcPr>
            <w:tcW w:w="1574" w:type="dxa"/>
            <w:noWrap w:val="0"/>
            <w:vAlign w:val="top"/>
          </w:tcPr>
          <w:p w14:paraId="15153E1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75CFD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2033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D9B517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CCCSFFLBM</w:t>
            </w:r>
          </w:p>
        </w:tc>
        <w:tc>
          <w:tcPr>
            <w:tcW w:w="1575" w:type="dxa"/>
            <w:noWrap w:val="0"/>
            <w:vAlign w:val="top"/>
          </w:tcPr>
          <w:p w14:paraId="726FAC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此次随访分类编码</w:t>
            </w:r>
          </w:p>
        </w:tc>
        <w:tc>
          <w:tcPr>
            <w:tcW w:w="1574" w:type="dxa"/>
            <w:noWrap w:val="0"/>
            <w:vAlign w:val="top"/>
          </w:tcPr>
          <w:p w14:paraId="14922D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14271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294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01FE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CCCSFFLMC</w:t>
            </w:r>
          </w:p>
        </w:tc>
        <w:tc>
          <w:tcPr>
            <w:tcW w:w="1575" w:type="dxa"/>
            <w:noWrap w:val="0"/>
            <w:vAlign w:val="top"/>
          </w:tcPr>
          <w:p w14:paraId="32C4E5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此次随访分类名称</w:t>
            </w:r>
          </w:p>
        </w:tc>
        <w:tc>
          <w:tcPr>
            <w:tcW w:w="1574" w:type="dxa"/>
            <w:noWrap w:val="0"/>
            <w:vAlign w:val="top"/>
          </w:tcPr>
          <w:p w14:paraId="772B24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AE4A0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C5D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CECB9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w:t>
            </w:r>
          </w:p>
        </w:tc>
        <w:tc>
          <w:tcPr>
            <w:tcW w:w="1575" w:type="dxa"/>
            <w:noWrap w:val="0"/>
            <w:vAlign w:val="top"/>
          </w:tcPr>
          <w:p w14:paraId="6FDBC3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w:t>
            </w:r>
          </w:p>
        </w:tc>
        <w:tc>
          <w:tcPr>
            <w:tcW w:w="1574" w:type="dxa"/>
            <w:noWrap w:val="0"/>
            <w:vAlign w:val="top"/>
          </w:tcPr>
          <w:p w14:paraId="039CFA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CDF2C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17AF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39A3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CZZKSDM</w:t>
            </w:r>
          </w:p>
        </w:tc>
        <w:tc>
          <w:tcPr>
            <w:tcW w:w="1575" w:type="dxa"/>
            <w:noWrap w:val="0"/>
            <w:vAlign w:val="top"/>
          </w:tcPr>
          <w:p w14:paraId="5A4C00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转诊科室代码</w:t>
            </w:r>
          </w:p>
        </w:tc>
        <w:tc>
          <w:tcPr>
            <w:tcW w:w="1574" w:type="dxa"/>
            <w:noWrap w:val="0"/>
            <w:vAlign w:val="top"/>
          </w:tcPr>
          <w:p w14:paraId="632A66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79AF8A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0641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A8A6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CZZKSMC</w:t>
            </w:r>
          </w:p>
        </w:tc>
        <w:tc>
          <w:tcPr>
            <w:tcW w:w="1575" w:type="dxa"/>
            <w:noWrap w:val="0"/>
            <w:vAlign w:val="top"/>
          </w:tcPr>
          <w:p w14:paraId="079AB8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转诊科室名称</w:t>
            </w:r>
          </w:p>
        </w:tc>
        <w:tc>
          <w:tcPr>
            <w:tcW w:w="1574" w:type="dxa"/>
            <w:noWrap w:val="0"/>
            <w:vAlign w:val="top"/>
          </w:tcPr>
          <w:p w14:paraId="3B6EC5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36157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FF6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59446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CZRJGDM</w:t>
            </w:r>
          </w:p>
        </w:tc>
        <w:tc>
          <w:tcPr>
            <w:tcW w:w="1575" w:type="dxa"/>
            <w:noWrap w:val="0"/>
            <w:vAlign w:val="top"/>
          </w:tcPr>
          <w:p w14:paraId="735D5E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转入机构代码</w:t>
            </w:r>
          </w:p>
        </w:tc>
        <w:tc>
          <w:tcPr>
            <w:tcW w:w="1574" w:type="dxa"/>
            <w:noWrap w:val="0"/>
            <w:vAlign w:val="top"/>
          </w:tcPr>
          <w:p w14:paraId="3ABA715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2A118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F94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392F0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CZRJGMC</w:t>
            </w:r>
          </w:p>
        </w:tc>
        <w:tc>
          <w:tcPr>
            <w:tcW w:w="1575" w:type="dxa"/>
            <w:noWrap w:val="0"/>
            <w:vAlign w:val="top"/>
          </w:tcPr>
          <w:p w14:paraId="648BEF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转入机构名称</w:t>
            </w:r>
          </w:p>
        </w:tc>
        <w:tc>
          <w:tcPr>
            <w:tcW w:w="1574" w:type="dxa"/>
            <w:noWrap w:val="0"/>
            <w:vAlign w:val="top"/>
          </w:tcPr>
          <w:p w14:paraId="3EFF51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6C8B1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7D4D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C38C9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CSFYSBM</w:t>
            </w:r>
          </w:p>
        </w:tc>
        <w:tc>
          <w:tcPr>
            <w:tcW w:w="1575" w:type="dxa"/>
            <w:noWrap w:val="0"/>
            <w:vAlign w:val="top"/>
          </w:tcPr>
          <w:p w14:paraId="6D77C2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随访医师编码</w:t>
            </w:r>
          </w:p>
        </w:tc>
        <w:tc>
          <w:tcPr>
            <w:tcW w:w="1574" w:type="dxa"/>
            <w:noWrap w:val="0"/>
            <w:vAlign w:val="top"/>
          </w:tcPr>
          <w:p w14:paraId="5AB829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E4305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60E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3D682C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CSFYSXM</w:t>
            </w:r>
          </w:p>
        </w:tc>
        <w:tc>
          <w:tcPr>
            <w:tcW w:w="1575" w:type="dxa"/>
            <w:noWrap w:val="0"/>
            <w:vAlign w:val="top"/>
          </w:tcPr>
          <w:p w14:paraId="20EE7A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随访医师姓名</w:t>
            </w:r>
          </w:p>
        </w:tc>
        <w:tc>
          <w:tcPr>
            <w:tcW w:w="1574" w:type="dxa"/>
            <w:noWrap w:val="0"/>
            <w:vAlign w:val="top"/>
          </w:tcPr>
          <w:p w14:paraId="2EEAE2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9149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C96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FBC7B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CSFTDBM</w:t>
            </w:r>
          </w:p>
        </w:tc>
        <w:tc>
          <w:tcPr>
            <w:tcW w:w="1575" w:type="dxa"/>
            <w:noWrap w:val="0"/>
            <w:vAlign w:val="top"/>
          </w:tcPr>
          <w:p w14:paraId="6579F8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随访团队编码</w:t>
            </w:r>
          </w:p>
        </w:tc>
        <w:tc>
          <w:tcPr>
            <w:tcW w:w="1574" w:type="dxa"/>
            <w:noWrap w:val="0"/>
            <w:vAlign w:val="top"/>
          </w:tcPr>
          <w:p w14:paraId="3649CD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5C1908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0421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D455A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CSFTDMC</w:t>
            </w:r>
          </w:p>
        </w:tc>
        <w:tc>
          <w:tcPr>
            <w:tcW w:w="1575" w:type="dxa"/>
            <w:noWrap w:val="0"/>
            <w:vAlign w:val="top"/>
          </w:tcPr>
          <w:p w14:paraId="67B865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随访团队名称</w:t>
            </w:r>
          </w:p>
        </w:tc>
        <w:tc>
          <w:tcPr>
            <w:tcW w:w="1574" w:type="dxa"/>
            <w:noWrap w:val="0"/>
            <w:vAlign w:val="top"/>
          </w:tcPr>
          <w:p w14:paraId="697A9A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74819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32D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EB56C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DXCSFSJ</w:t>
            </w:r>
          </w:p>
        </w:tc>
        <w:tc>
          <w:tcPr>
            <w:tcW w:w="1575" w:type="dxa"/>
            <w:noWrap w:val="0"/>
            <w:vAlign w:val="top"/>
          </w:tcPr>
          <w:p w14:paraId="0FFC22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下次随访时间</w:t>
            </w:r>
          </w:p>
        </w:tc>
        <w:tc>
          <w:tcPr>
            <w:tcW w:w="1574" w:type="dxa"/>
            <w:noWrap w:val="0"/>
            <w:vAlign w:val="top"/>
          </w:tcPr>
          <w:p w14:paraId="21DAC3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273CB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9B4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90E9E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CCJJGDM</w:t>
            </w:r>
          </w:p>
        </w:tc>
        <w:tc>
          <w:tcPr>
            <w:tcW w:w="1575" w:type="dxa"/>
            <w:noWrap w:val="0"/>
            <w:vAlign w:val="top"/>
          </w:tcPr>
          <w:p w14:paraId="350D1D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创建机构代码</w:t>
            </w:r>
          </w:p>
        </w:tc>
        <w:tc>
          <w:tcPr>
            <w:tcW w:w="1574" w:type="dxa"/>
            <w:noWrap w:val="0"/>
            <w:vAlign w:val="top"/>
          </w:tcPr>
          <w:p w14:paraId="048ADA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ECFBD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063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4C550E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CCJJGMC</w:t>
            </w:r>
          </w:p>
        </w:tc>
        <w:tc>
          <w:tcPr>
            <w:tcW w:w="1575" w:type="dxa"/>
            <w:noWrap w:val="0"/>
            <w:vAlign w:val="top"/>
          </w:tcPr>
          <w:p w14:paraId="20D1DDD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创建机构名称</w:t>
            </w:r>
          </w:p>
        </w:tc>
        <w:tc>
          <w:tcPr>
            <w:tcW w:w="1574" w:type="dxa"/>
            <w:noWrap w:val="0"/>
            <w:vAlign w:val="top"/>
          </w:tcPr>
          <w:p w14:paraId="1A5AAD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D626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056A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40A7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noWrap w:val="0"/>
            <w:vAlign w:val="top"/>
          </w:tcPr>
          <w:p w14:paraId="421EB0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noWrap w:val="0"/>
            <w:vAlign w:val="top"/>
          </w:tcPr>
          <w:p w14:paraId="358D9E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6137BD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37C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63A28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noWrap w:val="0"/>
            <w:vAlign w:val="top"/>
          </w:tcPr>
          <w:p w14:paraId="327D61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noWrap w:val="0"/>
            <w:vAlign w:val="top"/>
          </w:tcPr>
          <w:p w14:paraId="05B232C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18C723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F8A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AD1D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CYWSYID</w:t>
            </w:r>
          </w:p>
        </w:tc>
        <w:tc>
          <w:tcPr>
            <w:tcW w:w="1575" w:type="dxa"/>
            <w:noWrap w:val="0"/>
            <w:vAlign w:val="top"/>
          </w:tcPr>
          <w:p w14:paraId="7F4F94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业务索引ID</w:t>
            </w:r>
          </w:p>
        </w:tc>
        <w:tc>
          <w:tcPr>
            <w:tcW w:w="1574" w:type="dxa"/>
            <w:noWrap w:val="0"/>
            <w:vAlign w:val="top"/>
          </w:tcPr>
          <w:p w14:paraId="6B2F7A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29A0F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0CD9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E9D2E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IZT</w:t>
            </w:r>
          </w:p>
        </w:tc>
        <w:tc>
          <w:tcPr>
            <w:tcW w:w="1575" w:type="dxa"/>
            <w:noWrap w:val="0"/>
            <w:vAlign w:val="top"/>
          </w:tcPr>
          <w:p w14:paraId="168A6A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状态</w:t>
            </w:r>
          </w:p>
        </w:tc>
        <w:tc>
          <w:tcPr>
            <w:tcW w:w="1574" w:type="dxa"/>
            <w:noWrap w:val="0"/>
            <w:vAlign w:val="top"/>
          </w:tcPr>
          <w:p w14:paraId="62361A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8241A7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269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84698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noWrap w:val="0"/>
            <w:vAlign w:val="top"/>
          </w:tcPr>
          <w:p w14:paraId="5F7278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noWrap w:val="0"/>
            <w:vAlign w:val="top"/>
          </w:tcPr>
          <w:p w14:paraId="124D5C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32024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5A85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00830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noWrap w:val="0"/>
            <w:vAlign w:val="top"/>
          </w:tcPr>
          <w:p w14:paraId="42148A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noWrap w:val="0"/>
            <w:vAlign w:val="top"/>
          </w:tcPr>
          <w:p w14:paraId="4B24E9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55BB2C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B67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CFCF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noWrap w:val="0"/>
            <w:vAlign w:val="top"/>
          </w:tcPr>
          <w:p w14:paraId="1EC1B3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noWrap w:val="0"/>
            <w:vAlign w:val="top"/>
          </w:tcPr>
          <w:p w14:paraId="08866B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641AA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5532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2CB03E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noWrap w:val="0"/>
            <w:vAlign w:val="top"/>
          </w:tcPr>
          <w:p w14:paraId="2F750C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noWrap w:val="0"/>
            <w:vAlign w:val="top"/>
          </w:tcPr>
          <w:p w14:paraId="46F23C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28A6EB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3D1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558D1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noWrap w:val="0"/>
            <w:vAlign w:val="top"/>
          </w:tcPr>
          <w:p w14:paraId="7349CB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noWrap w:val="0"/>
            <w:vAlign w:val="top"/>
          </w:tcPr>
          <w:p w14:paraId="44D47B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7A8723C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A8C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044AA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noWrap w:val="0"/>
            <w:vAlign w:val="top"/>
          </w:tcPr>
          <w:p w14:paraId="0F0635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数据采集地区代码</w:t>
            </w:r>
          </w:p>
        </w:tc>
        <w:tc>
          <w:tcPr>
            <w:tcW w:w="1574" w:type="dxa"/>
            <w:noWrap w:val="0"/>
            <w:vAlign w:val="top"/>
          </w:tcPr>
          <w:p w14:paraId="366816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E45F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0099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CE13C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noWrap w:val="0"/>
            <w:vAlign w:val="top"/>
          </w:tcPr>
          <w:p w14:paraId="7FE1B6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noWrap w:val="0"/>
            <w:vAlign w:val="top"/>
          </w:tcPr>
          <w:p w14:paraId="420EEB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60B088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5A1C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DE5F0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CGXYSFLSH</w:t>
            </w:r>
          </w:p>
        </w:tc>
        <w:tc>
          <w:tcPr>
            <w:tcW w:w="1575" w:type="dxa"/>
            <w:noWrap w:val="0"/>
            <w:vAlign w:val="top"/>
          </w:tcPr>
          <w:p w14:paraId="2620D8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高血压随访流水号</w:t>
            </w:r>
          </w:p>
        </w:tc>
        <w:tc>
          <w:tcPr>
            <w:tcW w:w="1574" w:type="dxa"/>
            <w:noWrap w:val="0"/>
            <w:vAlign w:val="top"/>
          </w:tcPr>
          <w:p w14:paraId="5154F4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30B79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3EF1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FD9AC9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CZZYYBM</w:t>
            </w:r>
          </w:p>
        </w:tc>
        <w:tc>
          <w:tcPr>
            <w:tcW w:w="1575" w:type="dxa"/>
            <w:noWrap w:val="0"/>
            <w:vAlign w:val="top"/>
          </w:tcPr>
          <w:p w14:paraId="11A9AF2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转诊原因编码</w:t>
            </w:r>
          </w:p>
        </w:tc>
        <w:tc>
          <w:tcPr>
            <w:tcW w:w="1574" w:type="dxa"/>
            <w:noWrap w:val="0"/>
            <w:vAlign w:val="top"/>
          </w:tcPr>
          <w:p w14:paraId="7FAAD1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19FF7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1E18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589D7B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CZZYYMC</w:t>
            </w:r>
          </w:p>
        </w:tc>
        <w:tc>
          <w:tcPr>
            <w:tcW w:w="1575" w:type="dxa"/>
            <w:noWrap w:val="0"/>
            <w:vAlign w:val="top"/>
          </w:tcPr>
          <w:p w14:paraId="0EADBCA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转诊原因名称</w:t>
            </w:r>
          </w:p>
        </w:tc>
        <w:tc>
          <w:tcPr>
            <w:tcW w:w="1574" w:type="dxa"/>
            <w:noWrap w:val="0"/>
            <w:vAlign w:val="top"/>
          </w:tcPr>
          <w:p w14:paraId="070F9CE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9B95B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bl>
    <w:p w14:paraId="455DD260">
      <w:pPr>
        <w:pStyle w:val="2"/>
        <w:ind w:firstLine="420"/>
        <w:rPr>
          <w:lang w:eastAsia="zh-Hans"/>
        </w:rPr>
      </w:pPr>
    </w:p>
    <w:p w14:paraId="5D99273F">
      <w:pPr>
        <w:pStyle w:val="2"/>
        <w:rPr>
          <w:lang w:eastAsia="zh-Hans"/>
        </w:rPr>
      </w:pPr>
      <w:r>
        <w:rPr>
          <w:rFonts w:hint="eastAsia"/>
        </w:rPr>
        <w:t>糖尿病评估基本信息</w:t>
      </w:r>
      <w:r>
        <w:rPr>
          <w:lang w:eastAsia="zh-Hans"/>
        </w:rPr>
        <w:t>：</w:t>
      </w:r>
      <w:r>
        <w:rPr>
          <w:rFonts w:hint="eastAsia"/>
        </w:rPr>
        <w:t>TB_MBGL_TNBPGJBXX</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37E5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51CD3DE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16ACA2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2F0EFA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498F11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6CC8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EF759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CTNBPGID</w:t>
            </w:r>
          </w:p>
        </w:tc>
        <w:tc>
          <w:tcPr>
            <w:tcW w:w="1575" w:type="dxa"/>
            <w:noWrap w:val="0"/>
            <w:vAlign w:val="top"/>
          </w:tcPr>
          <w:p w14:paraId="786701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糖尿病评估ID</w:t>
            </w:r>
          </w:p>
        </w:tc>
        <w:tc>
          <w:tcPr>
            <w:tcW w:w="1574" w:type="dxa"/>
            <w:noWrap w:val="0"/>
            <w:vAlign w:val="top"/>
          </w:tcPr>
          <w:p w14:paraId="7CFD48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1D3E2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48A9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FFCC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CTNBZXID</w:t>
            </w:r>
          </w:p>
        </w:tc>
        <w:tc>
          <w:tcPr>
            <w:tcW w:w="1575" w:type="dxa"/>
            <w:noWrap w:val="0"/>
            <w:vAlign w:val="top"/>
          </w:tcPr>
          <w:p w14:paraId="639FAD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糖尿病档案信息ID</w:t>
            </w:r>
          </w:p>
        </w:tc>
        <w:tc>
          <w:tcPr>
            <w:tcW w:w="1574" w:type="dxa"/>
            <w:noWrap w:val="0"/>
            <w:vAlign w:val="top"/>
          </w:tcPr>
          <w:p w14:paraId="615FDB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1FEC1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5A0B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161B5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CSJBSFLX</w:t>
            </w:r>
          </w:p>
        </w:tc>
        <w:tc>
          <w:tcPr>
            <w:tcW w:w="1575" w:type="dxa"/>
            <w:noWrap w:val="0"/>
            <w:vAlign w:val="top"/>
          </w:tcPr>
          <w:p w14:paraId="61B8A4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数据标识符类型</w:t>
            </w:r>
          </w:p>
        </w:tc>
        <w:tc>
          <w:tcPr>
            <w:tcW w:w="1574" w:type="dxa"/>
            <w:noWrap w:val="0"/>
            <w:vAlign w:val="top"/>
          </w:tcPr>
          <w:p w14:paraId="558721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8983D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9F3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75483B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CSJBSH</w:t>
            </w:r>
          </w:p>
        </w:tc>
        <w:tc>
          <w:tcPr>
            <w:tcW w:w="1575" w:type="dxa"/>
            <w:noWrap w:val="0"/>
            <w:vAlign w:val="top"/>
          </w:tcPr>
          <w:p w14:paraId="63F0FE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数据标识号</w:t>
            </w:r>
          </w:p>
        </w:tc>
        <w:tc>
          <w:tcPr>
            <w:tcW w:w="1574" w:type="dxa"/>
            <w:noWrap w:val="0"/>
            <w:vAlign w:val="top"/>
          </w:tcPr>
          <w:p w14:paraId="7B1166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6FED5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D42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C04ED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CKFXTBM</w:t>
            </w:r>
          </w:p>
        </w:tc>
        <w:tc>
          <w:tcPr>
            <w:tcW w:w="1575" w:type="dxa"/>
            <w:noWrap w:val="0"/>
            <w:vAlign w:val="top"/>
          </w:tcPr>
          <w:p w14:paraId="12BF90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空腹血糖代码</w:t>
            </w:r>
          </w:p>
        </w:tc>
        <w:tc>
          <w:tcPr>
            <w:tcW w:w="1574" w:type="dxa"/>
            <w:noWrap w:val="0"/>
            <w:vAlign w:val="top"/>
          </w:tcPr>
          <w:p w14:paraId="2E8710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EFCB6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2B6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7001D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CKFXTMC</w:t>
            </w:r>
          </w:p>
        </w:tc>
        <w:tc>
          <w:tcPr>
            <w:tcW w:w="1575" w:type="dxa"/>
            <w:noWrap w:val="0"/>
            <w:vAlign w:val="top"/>
          </w:tcPr>
          <w:p w14:paraId="31CC21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空腹血糖名称</w:t>
            </w:r>
          </w:p>
        </w:tc>
        <w:tc>
          <w:tcPr>
            <w:tcW w:w="1574" w:type="dxa"/>
            <w:noWrap w:val="0"/>
            <w:vAlign w:val="top"/>
          </w:tcPr>
          <w:p w14:paraId="090AA4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3D0EE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0365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BC3356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CCHXTBM</w:t>
            </w:r>
          </w:p>
        </w:tc>
        <w:tc>
          <w:tcPr>
            <w:tcW w:w="1575" w:type="dxa"/>
            <w:noWrap w:val="0"/>
            <w:vAlign w:val="top"/>
          </w:tcPr>
          <w:p w14:paraId="5F2D51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餐后血糖代码</w:t>
            </w:r>
          </w:p>
        </w:tc>
        <w:tc>
          <w:tcPr>
            <w:tcW w:w="1574" w:type="dxa"/>
            <w:noWrap w:val="0"/>
            <w:vAlign w:val="top"/>
          </w:tcPr>
          <w:p w14:paraId="1225F53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3A519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658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67F6C6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CCHXTMC</w:t>
            </w:r>
          </w:p>
        </w:tc>
        <w:tc>
          <w:tcPr>
            <w:tcW w:w="1575" w:type="dxa"/>
            <w:noWrap w:val="0"/>
            <w:vAlign w:val="top"/>
          </w:tcPr>
          <w:p w14:paraId="567D68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餐后血糖名称</w:t>
            </w:r>
          </w:p>
        </w:tc>
        <w:tc>
          <w:tcPr>
            <w:tcW w:w="1574" w:type="dxa"/>
            <w:noWrap w:val="0"/>
            <w:vAlign w:val="top"/>
          </w:tcPr>
          <w:p w14:paraId="05E6A3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4DCDF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1B04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0AA01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CTHXHDBBM</w:t>
            </w:r>
          </w:p>
        </w:tc>
        <w:tc>
          <w:tcPr>
            <w:tcW w:w="1575" w:type="dxa"/>
            <w:noWrap w:val="0"/>
            <w:vAlign w:val="top"/>
          </w:tcPr>
          <w:p w14:paraId="2543EF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糖化血红蛋白代码</w:t>
            </w:r>
          </w:p>
        </w:tc>
        <w:tc>
          <w:tcPr>
            <w:tcW w:w="1574" w:type="dxa"/>
            <w:noWrap w:val="0"/>
            <w:vAlign w:val="top"/>
          </w:tcPr>
          <w:p w14:paraId="50F4FB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9B432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0C8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09E22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CTHXHDBMC</w:t>
            </w:r>
          </w:p>
        </w:tc>
        <w:tc>
          <w:tcPr>
            <w:tcW w:w="1575" w:type="dxa"/>
            <w:noWrap w:val="0"/>
            <w:vAlign w:val="top"/>
          </w:tcPr>
          <w:p w14:paraId="76A34A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糖化血红蛋白名称</w:t>
            </w:r>
          </w:p>
        </w:tc>
        <w:tc>
          <w:tcPr>
            <w:tcW w:w="1574" w:type="dxa"/>
            <w:noWrap w:val="0"/>
            <w:vAlign w:val="top"/>
          </w:tcPr>
          <w:p w14:paraId="458F6B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DD61E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89F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D8779E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CXYPJBM</w:t>
            </w:r>
          </w:p>
        </w:tc>
        <w:tc>
          <w:tcPr>
            <w:tcW w:w="1575" w:type="dxa"/>
            <w:noWrap w:val="0"/>
            <w:vAlign w:val="top"/>
          </w:tcPr>
          <w:p w14:paraId="3B680C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血压评价代码</w:t>
            </w:r>
          </w:p>
        </w:tc>
        <w:tc>
          <w:tcPr>
            <w:tcW w:w="1574" w:type="dxa"/>
            <w:noWrap w:val="0"/>
            <w:vAlign w:val="top"/>
          </w:tcPr>
          <w:p w14:paraId="60F3B0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388B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CD5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CFF93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CXYPJMC</w:t>
            </w:r>
          </w:p>
        </w:tc>
        <w:tc>
          <w:tcPr>
            <w:tcW w:w="1575" w:type="dxa"/>
            <w:noWrap w:val="0"/>
            <w:vAlign w:val="top"/>
          </w:tcPr>
          <w:p w14:paraId="12356EA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血压评价名称</w:t>
            </w:r>
          </w:p>
        </w:tc>
        <w:tc>
          <w:tcPr>
            <w:tcW w:w="1574" w:type="dxa"/>
            <w:noWrap w:val="0"/>
            <w:vAlign w:val="top"/>
          </w:tcPr>
          <w:p w14:paraId="78B50EE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0F3A7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447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7D474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CBMIPJBM</w:t>
            </w:r>
          </w:p>
        </w:tc>
        <w:tc>
          <w:tcPr>
            <w:tcW w:w="1575" w:type="dxa"/>
            <w:noWrap w:val="0"/>
            <w:vAlign w:val="top"/>
          </w:tcPr>
          <w:p w14:paraId="32AC36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BMI评价代码</w:t>
            </w:r>
          </w:p>
        </w:tc>
        <w:tc>
          <w:tcPr>
            <w:tcW w:w="1574" w:type="dxa"/>
            <w:noWrap w:val="0"/>
            <w:vAlign w:val="top"/>
          </w:tcPr>
          <w:p w14:paraId="00F999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1F9C4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619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BA7AE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CBMIPJMC</w:t>
            </w:r>
          </w:p>
        </w:tc>
        <w:tc>
          <w:tcPr>
            <w:tcW w:w="1575" w:type="dxa"/>
            <w:noWrap w:val="0"/>
            <w:vAlign w:val="top"/>
          </w:tcPr>
          <w:p w14:paraId="55FAB5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BMI评价名称</w:t>
            </w:r>
          </w:p>
        </w:tc>
        <w:tc>
          <w:tcPr>
            <w:tcW w:w="1574" w:type="dxa"/>
            <w:noWrap w:val="0"/>
            <w:vAlign w:val="top"/>
          </w:tcPr>
          <w:p w14:paraId="5DCB25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8B786D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71E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7915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CZDGCBM</w:t>
            </w:r>
          </w:p>
        </w:tc>
        <w:tc>
          <w:tcPr>
            <w:tcW w:w="1575" w:type="dxa"/>
            <w:noWrap w:val="0"/>
            <w:vAlign w:val="top"/>
          </w:tcPr>
          <w:p w14:paraId="6B0A7A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总胆固醇代码</w:t>
            </w:r>
          </w:p>
        </w:tc>
        <w:tc>
          <w:tcPr>
            <w:tcW w:w="1574" w:type="dxa"/>
            <w:noWrap w:val="0"/>
            <w:vAlign w:val="top"/>
          </w:tcPr>
          <w:p w14:paraId="134FA0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788D9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3E94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CC3C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CZDGCMC</w:t>
            </w:r>
          </w:p>
        </w:tc>
        <w:tc>
          <w:tcPr>
            <w:tcW w:w="1575" w:type="dxa"/>
            <w:noWrap w:val="0"/>
            <w:vAlign w:val="top"/>
          </w:tcPr>
          <w:p w14:paraId="7DC0D1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总胆固醇名称</w:t>
            </w:r>
          </w:p>
        </w:tc>
        <w:tc>
          <w:tcPr>
            <w:tcW w:w="1574" w:type="dxa"/>
            <w:noWrap w:val="0"/>
            <w:vAlign w:val="top"/>
          </w:tcPr>
          <w:p w14:paraId="3F8836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FA845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3882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F9BCF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CGMDDGCBM</w:t>
            </w:r>
          </w:p>
        </w:tc>
        <w:tc>
          <w:tcPr>
            <w:tcW w:w="1575" w:type="dxa"/>
            <w:noWrap w:val="0"/>
            <w:vAlign w:val="top"/>
          </w:tcPr>
          <w:p w14:paraId="34DED5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高密度胆固醇代码</w:t>
            </w:r>
          </w:p>
        </w:tc>
        <w:tc>
          <w:tcPr>
            <w:tcW w:w="1574" w:type="dxa"/>
            <w:noWrap w:val="0"/>
            <w:vAlign w:val="top"/>
          </w:tcPr>
          <w:p w14:paraId="2D0878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82B51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071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1A7769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CGMDDGCMC</w:t>
            </w:r>
          </w:p>
        </w:tc>
        <w:tc>
          <w:tcPr>
            <w:tcW w:w="1575" w:type="dxa"/>
            <w:noWrap w:val="0"/>
            <w:vAlign w:val="top"/>
          </w:tcPr>
          <w:p w14:paraId="539D73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高密度胆固醇名称</w:t>
            </w:r>
          </w:p>
        </w:tc>
        <w:tc>
          <w:tcPr>
            <w:tcW w:w="1574" w:type="dxa"/>
            <w:noWrap w:val="0"/>
            <w:vAlign w:val="top"/>
          </w:tcPr>
          <w:p w14:paraId="45C43C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66E03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807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7E5B2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CDMDDGCBM</w:t>
            </w:r>
          </w:p>
        </w:tc>
        <w:tc>
          <w:tcPr>
            <w:tcW w:w="1575" w:type="dxa"/>
            <w:noWrap w:val="0"/>
            <w:vAlign w:val="top"/>
          </w:tcPr>
          <w:p w14:paraId="02DE09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低密度胆固醇代码</w:t>
            </w:r>
          </w:p>
        </w:tc>
        <w:tc>
          <w:tcPr>
            <w:tcW w:w="1574" w:type="dxa"/>
            <w:noWrap w:val="0"/>
            <w:vAlign w:val="top"/>
          </w:tcPr>
          <w:p w14:paraId="5B1F73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AA9D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BCE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7A94E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CDMDDGCMC</w:t>
            </w:r>
          </w:p>
        </w:tc>
        <w:tc>
          <w:tcPr>
            <w:tcW w:w="1575" w:type="dxa"/>
            <w:noWrap w:val="0"/>
            <w:vAlign w:val="top"/>
          </w:tcPr>
          <w:p w14:paraId="5484FA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低密度胆固醇名称</w:t>
            </w:r>
          </w:p>
        </w:tc>
        <w:tc>
          <w:tcPr>
            <w:tcW w:w="1574" w:type="dxa"/>
            <w:noWrap w:val="0"/>
            <w:vAlign w:val="top"/>
          </w:tcPr>
          <w:p w14:paraId="595DE1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8EAA3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D3D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876C9A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CXYBM</w:t>
            </w:r>
          </w:p>
        </w:tc>
        <w:tc>
          <w:tcPr>
            <w:tcW w:w="1575" w:type="dxa"/>
            <w:noWrap w:val="0"/>
            <w:vAlign w:val="top"/>
          </w:tcPr>
          <w:p w14:paraId="01A626C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吸烟代码</w:t>
            </w:r>
          </w:p>
        </w:tc>
        <w:tc>
          <w:tcPr>
            <w:tcW w:w="1574" w:type="dxa"/>
            <w:noWrap w:val="0"/>
            <w:vAlign w:val="top"/>
          </w:tcPr>
          <w:p w14:paraId="6040F5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06A0D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E7D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1CFB2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CXYMC</w:t>
            </w:r>
          </w:p>
        </w:tc>
        <w:tc>
          <w:tcPr>
            <w:tcW w:w="1575" w:type="dxa"/>
            <w:noWrap w:val="0"/>
            <w:vAlign w:val="top"/>
          </w:tcPr>
          <w:p w14:paraId="0F9065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吸烟名称</w:t>
            </w:r>
          </w:p>
        </w:tc>
        <w:tc>
          <w:tcPr>
            <w:tcW w:w="1574" w:type="dxa"/>
            <w:noWrap w:val="0"/>
            <w:vAlign w:val="top"/>
          </w:tcPr>
          <w:p w14:paraId="03C1A0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7BBD6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4B1B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F9F7C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CYJBM</w:t>
            </w:r>
          </w:p>
        </w:tc>
        <w:tc>
          <w:tcPr>
            <w:tcW w:w="1575" w:type="dxa"/>
            <w:noWrap w:val="0"/>
            <w:vAlign w:val="top"/>
          </w:tcPr>
          <w:p w14:paraId="1E9671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饮酒代码</w:t>
            </w:r>
          </w:p>
        </w:tc>
        <w:tc>
          <w:tcPr>
            <w:tcW w:w="1574" w:type="dxa"/>
            <w:noWrap w:val="0"/>
            <w:vAlign w:val="top"/>
          </w:tcPr>
          <w:p w14:paraId="03352F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679E28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9F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0DA9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CYJMC</w:t>
            </w:r>
          </w:p>
        </w:tc>
        <w:tc>
          <w:tcPr>
            <w:tcW w:w="1575" w:type="dxa"/>
            <w:noWrap w:val="0"/>
            <w:vAlign w:val="top"/>
          </w:tcPr>
          <w:p w14:paraId="699FAA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饮酒名称</w:t>
            </w:r>
          </w:p>
        </w:tc>
        <w:tc>
          <w:tcPr>
            <w:tcW w:w="1574" w:type="dxa"/>
            <w:noWrap w:val="0"/>
            <w:vAlign w:val="top"/>
          </w:tcPr>
          <w:p w14:paraId="7E4BFB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2BB792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5B0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72D03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CTYDLBM</w:t>
            </w:r>
          </w:p>
        </w:tc>
        <w:tc>
          <w:tcPr>
            <w:tcW w:w="1575" w:type="dxa"/>
            <w:noWrap w:val="0"/>
            <w:vAlign w:val="top"/>
          </w:tcPr>
          <w:p w14:paraId="40FC68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体育锻炼代码</w:t>
            </w:r>
          </w:p>
        </w:tc>
        <w:tc>
          <w:tcPr>
            <w:tcW w:w="1574" w:type="dxa"/>
            <w:noWrap w:val="0"/>
            <w:vAlign w:val="top"/>
          </w:tcPr>
          <w:p w14:paraId="6C1BC7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6D6E0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6B6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E6B31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CTYDLMC</w:t>
            </w:r>
          </w:p>
        </w:tc>
        <w:tc>
          <w:tcPr>
            <w:tcW w:w="1575" w:type="dxa"/>
            <w:noWrap w:val="0"/>
            <w:vAlign w:val="top"/>
          </w:tcPr>
          <w:p w14:paraId="2CC920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体育锻炼名称</w:t>
            </w:r>
          </w:p>
        </w:tc>
        <w:tc>
          <w:tcPr>
            <w:tcW w:w="1574" w:type="dxa"/>
            <w:noWrap w:val="0"/>
            <w:vAlign w:val="top"/>
          </w:tcPr>
          <w:p w14:paraId="5B6360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98049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6825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F41F6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CSYSRLBM</w:t>
            </w:r>
          </w:p>
        </w:tc>
        <w:tc>
          <w:tcPr>
            <w:tcW w:w="1575" w:type="dxa"/>
            <w:noWrap w:val="0"/>
            <w:vAlign w:val="top"/>
          </w:tcPr>
          <w:p w14:paraId="426083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食盐摄入量代码</w:t>
            </w:r>
          </w:p>
        </w:tc>
        <w:tc>
          <w:tcPr>
            <w:tcW w:w="1574" w:type="dxa"/>
            <w:noWrap w:val="0"/>
            <w:vAlign w:val="top"/>
          </w:tcPr>
          <w:p w14:paraId="1B5D98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B4C9D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FEA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9996E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CSYSRLMC</w:t>
            </w:r>
          </w:p>
        </w:tc>
        <w:tc>
          <w:tcPr>
            <w:tcW w:w="1575" w:type="dxa"/>
            <w:noWrap w:val="0"/>
            <w:vAlign w:val="top"/>
          </w:tcPr>
          <w:p w14:paraId="2891D9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食盐摄入量名称</w:t>
            </w:r>
          </w:p>
        </w:tc>
        <w:tc>
          <w:tcPr>
            <w:tcW w:w="1574" w:type="dxa"/>
            <w:noWrap w:val="0"/>
            <w:vAlign w:val="top"/>
          </w:tcPr>
          <w:p w14:paraId="70E8F3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506C0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0C4B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B46F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CZYXWBM</w:t>
            </w:r>
          </w:p>
        </w:tc>
        <w:tc>
          <w:tcPr>
            <w:tcW w:w="1575" w:type="dxa"/>
            <w:noWrap w:val="0"/>
            <w:vAlign w:val="top"/>
          </w:tcPr>
          <w:p w14:paraId="1BBFFE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遵医行为代码</w:t>
            </w:r>
          </w:p>
        </w:tc>
        <w:tc>
          <w:tcPr>
            <w:tcW w:w="1574" w:type="dxa"/>
            <w:noWrap w:val="0"/>
            <w:vAlign w:val="top"/>
          </w:tcPr>
          <w:p w14:paraId="587402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8A30C1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680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6DF47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CZYXWMC</w:t>
            </w:r>
          </w:p>
        </w:tc>
        <w:tc>
          <w:tcPr>
            <w:tcW w:w="1575" w:type="dxa"/>
            <w:noWrap w:val="0"/>
            <w:vAlign w:val="top"/>
          </w:tcPr>
          <w:p w14:paraId="55C2E8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遵医行为名称</w:t>
            </w:r>
          </w:p>
        </w:tc>
        <w:tc>
          <w:tcPr>
            <w:tcW w:w="1574" w:type="dxa"/>
            <w:noWrap w:val="0"/>
            <w:vAlign w:val="top"/>
          </w:tcPr>
          <w:p w14:paraId="7E8CE5B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CD80E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50B7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2674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CYSBM</w:t>
            </w:r>
          </w:p>
        </w:tc>
        <w:tc>
          <w:tcPr>
            <w:tcW w:w="1575" w:type="dxa"/>
            <w:noWrap w:val="0"/>
            <w:vAlign w:val="top"/>
          </w:tcPr>
          <w:p w14:paraId="1A85E2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饮食代码</w:t>
            </w:r>
          </w:p>
        </w:tc>
        <w:tc>
          <w:tcPr>
            <w:tcW w:w="1574" w:type="dxa"/>
            <w:noWrap w:val="0"/>
            <w:vAlign w:val="top"/>
          </w:tcPr>
          <w:p w14:paraId="7FFAC8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BFD1D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812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CE53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CYSMC</w:t>
            </w:r>
          </w:p>
        </w:tc>
        <w:tc>
          <w:tcPr>
            <w:tcW w:w="1575" w:type="dxa"/>
            <w:noWrap w:val="0"/>
            <w:vAlign w:val="top"/>
          </w:tcPr>
          <w:p w14:paraId="2F3228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饮食名称</w:t>
            </w:r>
          </w:p>
        </w:tc>
        <w:tc>
          <w:tcPr>
            <w:tcW w:w="1574" w:type="dxa"/>
            <w:noWrap w:val="0"/>
            <w:vAlign w:val="top"/>
          </w:tcPr>
          <w:p w14:paraId="79E8B0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32F48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3A0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779E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CXLZTBM</w:t>
            </w:r>
          </w:p>
        </w:tc>
        <w:tc>
          <w:tcPr>
            <w:tcW w:w="1575" w:type="dxa"/>
            <w:noWrap w:val="0"/>
            <w:vAlign w:val="top"/>
          </w:tcPr>
          <w:p w14:paraId="4FA7C0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心理状态代码</w:t>
            </w:r>
          </w:p>
        </w:tc>
        <w:tc>
          <w:tcPr>
            <w:tcW w:w="1574" w:type="dxa"/>
            <w:noWrap w:val="0"/>
            <w:vAlign w:val="top"/>
          </w:tcPr>
          <w:p w14:paraId="3BED81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3DB2C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064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94CB3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CXLZTMC</w:t>
            </w:r>
          </w:p>
        </w:tc>
        <w:tc>
          <w:tcPr>
            <w:tcW w:w="1575" w:type="dxa"/>
            <w:noWrap w:val="0"/>
            <w:vAlign w:val="top"/>
          </w:tcPr>
          <w:p w14:paraId="782C92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心理状态名称</w:t>
            </w:r>
          </w:p>
        </w:tc>
        <w:tc>
          <w:tcPr>
            <w:tcW w:w="1574" w:type="dxa"/>
            <w:noWrap w:val="0"/>
            <w:vAlign w:val="top"/>
          </w:tcPr>
          <w:p w14:paraId="43C03B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60F75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8F3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A8908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CGLCDBM</w:t>
            </w:r>
          </w:p>
        </w:tc>
        <w:tc>
          <w:tcPr>
            <w:tcW w:w="1575" w:type="dxa"/>
            <w:noWrap w:val="0"/>
            <w:vAlign w:val="top"/>
          </w:tcPr>
          <w:p w14:paraId="03AAF7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管理程度代码</w:t>
            </w:r>
          </w:p>
        </w:tc>
        <w:tc>
          <w:tcPr>
            <w:tcW w:w="1574" w:type="dxa"/>
            <w:noWrap w:val="0"/>
            <w:vAlign w:val="top"/>
          </w:tcPr>
          <w:p w14:paraId="1E36E4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A4CDC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5B8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6250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CGLCDMC</w:t>
            </w:r>
          </w:p>
        </w:tc>
        <w:tc>
          <w:tcPr>
            <w:tcW w:w="1575" w:type="dxa"/>
            <w:noWrap w:val="0"/>
            <w:vAlign w:val="top"/>
          </w:tcPr>
          <w:p w14:paraId="464D62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管理程度名称</w:t>
            </w:r>
          </w:p>
        </w:tc>
        <w:tc>
          <w:tcPr>
            <w:tcW w:w="1574" w:type="dxa"/>
            <w:noWrap w:val="0"/>
            <w:vAlign w:val="top"/>
          </w:tcPr>
          <w:p w14:paraId="18847FF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8EE61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4436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A9977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CJTXGBM</w:t>
            </w:r>
          </w:p>
        </w:tc>
        <w:tc>
          <w:tcPr>
            <w:tcW w:w="1575" w:type="dxa"/>
            <w:noWrap w:val="0"/>
            <w:vAlign w:val="top"/>
          </w:tcPr>
          <w:p w14:paraId="7843505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降糖效果代码</w:t>
            </w:r>
          </w:p>
        </w:tc>
        <w:tc>
          <w:tcPr>
            <w:tcW w:w="1574" w:type="dxa"/>
            <w:noWrap w:val="0"/>
            <w:vAlign w:val="top"/>
          </w:tcPr>
          <w:p w14:paraId="15F400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98CEC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A1A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19F27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CJTXGMC</w:t>
            </w:r>
          </w:p>
        </w:tc>
        <w:tc>
          <w:tcPr>
            <w:tcW w:w="1575" w:type="dxa"/>
            <w:noWrap w:val="0"/>
            <w:vAlign w:val="top"/>
          </w:tcPr>
          <w:p w14:paraId="6B2FDE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降糖效果名称</w:t>
            </w:r>
          </w:p>
        </w:tc>
        <w:tc>
          <w:tcPr>
            <w:tcW w:w="1574" w:type="dxa"/>
            <w:noWrap w:val="0"/>
            <w:vAlign w:val="top"/>
          </w:tcPr>
          <w:p w14:paraId="5F813E6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41957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0128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EE8671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CZTPJBM</w:t>
            </w:r>
          </w:p>
        </w:tc>
        <w:tc>
          <w:tcPr>
            <w:tcW w:w="1575" w:type="dxa"/>
            <w:noWrap w:val="0"/>
            <w:vAlign w:val="top"/>
          </w:tcPr>
          <w:p w14:paraId="0DF5AA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总体评价代码</w:t>
            </w:r>
          </w:p>
        </w:tc>
        <w:tc>
          <w:tcPr>
            <w:tcW w:w="1574" w:type="dxa"/>
            <w:noWrap w:val="0"/>
            <w:vAlign w:val="top"/>
          </w:tcPr>
          <w:p w14:paraId="4C980C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8BEB6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EC2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4EB7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CZTPJMC</w:t>
            </w:r>
          </w:p>
        </w:tc>
        <w:tc>
          <w:tcPr>
            <w:tcW w:w="1575" w:type="dxa"/>
            <w:noWrap w:val="0"/>
            <w:vAlign w:val="top"/>
          </w:tcPr>
          <w:p w14:paraId="50A4EC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总体评价名称</w:t>
            </w:r>
          </w:p>
        </w:tc>
        <w:tc>
          <w:tcPr>
            <w:tcW w:w="1574" w:type="dxa"/>
            <w:noWrap w:val="0"/>
            <w:vAlign w:val="top"/>
          </w:tcPr>
          <w:p w14:paraId="3E3060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CDDF8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2900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A711C1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CPGYSID</w:t>
            </w:r>
          </w:p>
        </w:tc>
        <w:tc>
          <w:tcPr>
            <w:tcW w:w="1575" w:type="dxa"/>
            <w:noWrap w:val="0"/>
            <w:vAlign w:val="top"/>
          </w:tcPr>
          <w:p w14:paraId="1724DE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评估医生编码</w:t>
            </w:r>
          </w:p>
        </w:tc>
        <w:tc>
          <w:tcPr>
            <w:tcW w:w="1574" w:type="dxa"/>
            <w:noWrap w:val="0"/>
            <w:vAlign w:val="top"/>
          </w:tcPr>
          <w:p w14:paraId="0E6CE9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A35EC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32</w:t>
            </w:r>
          </w:p>
        </w:tc>
      </w:tr>
      <w:tr w14:paraId="5672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41812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CPGYSMC</w:t>
            </w:r>
          </w:p>
        </w:tc>
        <w:tc>
          <w:tcPr>
            <w:tcW w:w="1575" w:type="dxa"/>
            <w:noWrap w:val="0"/>
            <w:vAlign w:val="top"/>
          </w:tcPr>
          <w:p w14:paraId="281C74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评估医生姓名</w:t>
            </w:r>
          </w:p>
        </w:tc>
        <w:tc>
          <w:tcPr>
            <w:tcW w:w="1574" w:type="dxa"/>
            <w:noWrap w:val="0"/>
            <w:vAlign w:val="top"/>
          </w:tcPr>
          <w:p w14:paraId="580F85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267DF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D75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12390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DPGRQ</w:t>
            </w:r>
          </w:p>
        </w:tc>
        <w:tc>
          <w:tcPr>
            <w:tcW w:w="1575" w:type="dxa"/>
            <w:noWrap w:val="0"/>
            <w:vAlign w:val="top"/>
          </w:tcPr>
          <w:p w14:paraId="739D9D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评估日期</w:t>
            </w:r>
          </w:p>
        </w:tc>
        <w:tc>
          <w:tcPr>
            <w:tcW w:w="1574" w:type="dxa"/>
            <w:noWrap w:val="0"/>
            <w:vAlign w:val="top"/>
          </w:tcPr>
          <w:p w14:paraId="703B9A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4126B26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7C1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C7F783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IZT</w:t>
            </w:r>
          </w:p>
        </w:tc>
        <w:tc>
          <w:tcPr>
            <w:tcW w:w="1575" w:type="dxa"/>
            <w:noWrap w:val="0"/>
            <w:vAlign w:val="top"/>
          </w:tcPr>
          <w:p w14:paraId="08E49E8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状态</w:t>
            </w:r>
          </w:p>
        </w:tc>
        <w:tc>
          <w:tcPr>
            <w:tcW w:w="1574" w:type="dxa"/>
            <w:noWrap w:val="0"/>
            <w:vAlign w:val="top"/>
          </w:tcPr>
          <w:p w14:paraId="4F28D39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D8908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D84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5FC1A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CZXYY</w:t>
            </w:r>
          </w:p>
        </w:tc>
        <w:tc>
          <w:tcPr>
            <w:tcW w:w="1575" w:type="dxa"/>
            <w:noWrap w:val="0"/>
            <w:vAlign w:val="top"/>
          </w:tcPr>
          <w:p w14:paraId="5023BB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注销原因</w:t>
            </w:r>
          </w:p>
        </w:tc>
        <w:tc>
          <w:tcPr>
            <w:tcW w:w="1574" w:type="dxa"/>
            <w:noWrap w:val="0"/>
            <w:vAlign w:val="top"/>
          </w:tcPr>
          <w:p w14:paraId="6C802D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1898F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5927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31AA2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noWrap w:val="0"/>
            <w:vAlign w:val="top"/>
          </w:tcPr>
          <w:p w14:paraId="2E5AF8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noWrap w:val="0"/>
            <w:vAlign w:val="top"/>
          </w:tcPr>
          <w:p w14:paraId="47FADF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0C7294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BB9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CA88F5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CCJJGDM</w:t>
            </w:r>
          </w:p>
        </w:tc>
        <w:tc>
          <w:tcPr>
            <w:tcW w:w="1575" w:type="dxa"/>
            <w:noWrap w:val="0"/>
            <w:vAlign w:val="top"/>
          </w:tcPr>
          <w:p w14:paraId="78FD94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创建机构代码</w:t>
            </w:r>
          </w:p>
        </w:tc>
        <w:tc>
          <w:tcPr>
            <w:tcW w:w="1574" w:type="dxa"/>
            <w:noWrap w:val="0"/>
            <w:vAlign w:val="top"/>
          </w:tcPr>
          <w:p w14:paraId="36AD20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8B06D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70F2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F6B6B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CCJJGMC</w:t>
            </w:r>
          </w:p>
        </w:tc>
        <w:tc>
          <w:tcPr>
            <w:tcW w:w="1575" w:type="dxa"/>
            <w:noWrap w:val="0"/>
            <w:vAlign w:val="top"/>
          </w:tcPr>
          <w:p w14:paraId="315A67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创建机构名称</w:t>
            </w:r>
          </w:p>
        </w:tc>
        <w:tc>
          <w:tcPr>
            <w:tcW w:w="1574" w:type="dxa"/>
            <w:noWrap w:val="0"/>
            <w:vAlign w:val="top"/>
          </w:tcPr>
          <w:p w14:paraId="474790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EDE18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4E13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6838C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CLRRBM</w:t>
            </w:r>
          </w:p>
        </w:tc>
        <w:tc>
          <w:tcPr>
            <w:tcW w:w="1575" w:type="dxa"/>
            <w:noWrap w:val="0"/>
            <w:vAlign w:val="top"/>
          </w:tcPr>
          <w:p w14:paraId="66AA55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录入人编码</w:t>
            </w:r>
          </w:p>
        </w:tc>
        <w:tc>
          <w:tcPr>
            <w:tcW w:w="1574" w:type="dxa"/>
            <w:noWrap w:val="0"/>
            <w:vAlign w:val="top"/>
          </w:tcPr>
          <w:p w14:paraId="7D6040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5F588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5D79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CDF65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CLRRXM</w:t>
            </w:r>
          </w:p>
        </w:tc>
        <w:tc>
          <w:tcPr>
            <w:tcW w:w="1575" w:type="dxa"/>
            <w:noWrap w:val="0"/>
            <w:vAlign w:val="top"/>
          </w:tcPr>
          <w:p w14:paraId="66ECC0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录入人姓名</w:t>
            </w:r>
          </w:p>
        </w:tc>
        <w:tc>
          <w:tcPr>
            <w:tcW w:w="1574" w:type="dxa"/>
            <w:noWrap w:val="0"/>
            <w:vAlign w:val="top"/>
          </w:tcPr>
          <w:p w14:paraId="6C1EA5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B7D22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EB8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79E91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noWrap w:val="0"/>
            <w:vAlign w:val="top"/>
          </w:tcPr>
          <w:p w14:paraId="118C411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noWrap w:val="0"/>
            <w:vAlign w:val="top"/>
          </w:tcPr>
          <w:p w14:paraId="4C83E1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182255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16B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87BCB9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CYWSYID</w:t>
            </w:r>
          </w:p>
        </w:tc>
        <w:tc>
          <w:tcPr>
            <w:tcW w:w="1575" w:type="dxa"/>
            <w:noWrap w:val="0"/>
            <w:vAlign w:val="top"/>
          </w:tcPr>
          <w:p w14:paraId="6F952B1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业务索引ID</w:t>
            </w:r>
          </w:p>
        </w:tc>
        <w:tc>
          <w:tcPr>
            <w:tcW w:w="1574" w:type="dxa"/>
            <w:noWrap w:val="0"/>
            <w:vAlign w:val="top"/>
          </w:tcPr>
          <w:p w14:paraId="439271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BAB0B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4FEB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7EED81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noWrap w:val="0"/>
            <w:vAlign w:val="top"/>
          </w:tcPr>
          <w:p w14:paraId="606548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noWrap w:val="0"/>
            <w:vAlign w:val="top"/>
          </w:tcPr>
          <w:p w14:paraId="1A33E8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F825B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382D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8B3F6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noWrap w:val="0"/>
            <w:vAlign w:val="top"/>
          </w:tcPr>
          <w:p w14:paraId="3A0949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noWrap w:val="0"/>
            <w:vAlign w:val="top"/>
          </w:tcPr>
          <w:p w14:paraId="24EA23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AFBB7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57F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3286F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noWrap w:val="0"/>
            <w:vAlign w:val="top"/>
          </w:tcPr>
          <w:p w14:paraId="062E5E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noWrap w:val="0"/>
            <w:vAlign w:val="top"/>
          </w:tcPr>
          <w:p w14:paraId="01DA21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8A28A9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3DC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10DB0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noWrap w:val="0"/>
            <w:vAlign w:val="top"/>
          </w:tcPr>
          <w:p w14:paraId="0E3D858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noWrap w:val="0"/>
            <w:vAlign w:val="top"/>
          </w:tcPr>
          <w:p w14:paraId="1F8C83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08CF27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FA2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5C0695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noWrap w:val="0"/>
            <w:vAlign w:val="top"/>
          </w:tcPr>
          <w:p w14:paraId="21BDE2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noWrap w:val="0"/>
            <w:vAlign w:val="top"/>
          </w:tcPr>
          <w:p w14:paraId="32C888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C9DF7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C0C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2D05E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noWrap w:val="0"/>
            <w:vAlign w:val="top"/>
          </w:tcPr>
          <w:p w14:paraId="298724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数据采集地区代码</w:t>
            </w:r>
          </w:p>
        </w:tc>
        <w:tc>
          <w:tcPr>
            <w:tcW w:w="1574" w:type="dxa"/>
            <w:noWrap w:val="0"/>
            <w:vAlign w:val="top"/>
          </w:tcPr>
          <w:p w14:paraId="5B2C7B9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14450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599A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21F5FC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noWrap w:val="0"/>
            <w:vAlign w:val="top"/>
          </w:tcPr>
          <w:p w14:paraId="24A87C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noWrap w:val="0"/>
            <w:vAlign w:val="top"/>
          </w:tcPr>
          <w:p w14:paraId="2F584C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819D7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bl>
    <w:p w14:paraId="5D357671">
      <w:pPr>
        <w:pStyle w:val="2"/>
        <w:rPr>
          <w:rFonts w:hint="eastAsia"/>
          <w:lang w:eastAsia="zh-Hans"/>
        </w:rPr>
      </w:pPr>
    </w:p>
    <w:p w14:paraId="31AF44B6">
      <w:pPr>
        <w:pStyle w:val="2"/>
        <w:rPr>
          <w:rFonts w:hint="eastAsia"/>
          <w:lang w:eastAsia="zh-Hans"/>
        </w:rPr>
      </w:pPr>
      <w:r>
        <w:rPr>
          <w:rFonts w:hint="eastAsia"/>
        </w:rPr>
        <w:t>糖尿病随访信息：TB_MBGL_TNBSF</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575"/>
        <w:gridCol w:w="1574"/>
        <w:gridCol w:w="1575"/>
      </w:tblGrid>
      <w:tr w14:paraId="5F02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shd w:val="clear" w:color="auto" w:fill="D7D7D7"/>
            <w:noWrap w:val="0"/>
            <w:vAlign w:val="center"/>
          </w:tcPr>
          <w:p w14:paraId="3283F3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字段名</w:t>
            </w:r>
          </w:p>
        </w:tc>
        <w:tc>
          <w:tcPr>
            <w:tcW w:w="1575" w:type="dxa"/>
            <w:shd w:val="clear" w:color="auto" w:fill="D7D7D7"/>
            <w:noWrap w:val="0"/>
            <w:vAlign w:val="center"/>
          </w:tcPr>
          <w:p w14:paraId="7818EE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数据元名称</w:t>
            </w:r>
          </w:p>
        </w:tc>
        <w:tc>
          <w:tcPr>
            <w:tcW w:w="1574" w:type="dxa"/>
            <w:shd w:val="clear" w:color="auto" w:fill="D7D7D7"/>
            <w:noWrap w:val="0"/>
            <w:vAlign w:val="center"/>
          </w:tcPr>
          <w:p w14:paraId="3F1F77E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数据类型及格式</w:t>
            </w:r>
          </w:p>
        </w:tc>
        <w:tc>
          <w:tcPr>
            <w:tcW w:w="1575" w:type="dxa"/>
            <w:shd w:val="clear" w:color="auto" w:fill="D7D7D7"/>
            <w:noWrap w:val="0"/>
            <w:vAlign w:val="center"/>
          </w:tcPr>
          <w:p w14:paraId="08C18D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长度精度</w:t>
            </w:r>
          </w:p>
        </w:tc>
      </w:tr>
      <w:tr w14:paraId="331C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0A037E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CGLJGDM</w:t>
            </w:r>
          </w:p>
        </w:tc>
        <w:tc>
          <w:tcPr>
            <w:tcW w:w="1575" w:type="dxa"/>
            <w:noWrap w:val="0"/>
            <w:vAlign w:val="top"/>
          </w:tcPr>
          <w:p w14:paraId="0C87759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管理机构代码</w:t>
            </w:r>
          </w:p>
        </w:tc>
        <w:tc>
          <w:tcPr>
            <w:tcW w:w="1574" w:type="dxa"/>
            <w:noWrap w:val="0"/>
            <w:vAlign w:val="top"/>
          </w:tcPr>
          <w:p w14:paraId="37854D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8CA66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30</w:t>
            </w:r>
          </w:p>
        </w:tc>
      </w:tr>
      <w:tr w14:paraId="65E1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52D5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CTNBSFXXID</w:t>
            </w:r>
          </w:p>
        </w:tc>
        <w:tc>
          <w:tcPr>
            <w:tcW w:w="1575" w:type="dxa"/>
            <w:noWrap w:val="0"/>
            <w:vAlign w:val="top"/>
          </w:tcPr>
          <w:p w14:paraId="2CB599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糖尿病随访信息ID</w:t>
            </w:r>
          </w:p>
        </w:tc>
        <w:tc>
          <w:tcPr>
            <w:tcW w:w="1574" w:type="dxa"/>
            <w:noWrap w:val="0"/>
            <w:vAlign w:val="top"/>
          </w:tcPr>
          <w:p w14:paraId="6B5AA1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7F6F4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2CE2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C50B8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CTNBDAXXID</w:t>
            </w:r>
          </w:p>
        </w:tc>
        <w:tc>
          <w:tcPr>
            <w:tcW w:w="1575" w:type="dxa"/>
            <w:noWrap w:val="0"/>
            <w:vAlign w:val="top"/>
          </w:tcPr>
          <w:p w14:paraId="3438949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糖尿病档案信息ID</w:t>
            </w:r>
          </w:p>
        </w:tc>
        <w:tc>
          <w:tcPr>
            <w:tcW w:w="1574" w:type="dxa"/>
            <w:noWrap w:val="0"/>
            <w:vAlign w:val="top"/>
          </w:tcPr>
          <w:p w14:paraId="6B7251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92F55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7E84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CDD77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CGRDABSF</w:t>
            </w:r>
          </w:p>
        </w:tc>
        <w:tc>
          <w:tcPr>
            <w:tcW w:w="1575" w:type="dxa"/>
            <w:noWrap w:val="0"/>
            <w:vAlign w:val="top"/>
          </w:tcPr>
          <w:p w14:paraId="368E62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个人档案标识符</w:t>
            </w:r>
          </w:p>
        </w:tc>
        <w:tc>
          <w:tcPr>
            <w:tcW w:w="1574" w:type="dxa"/>
            <w:noWrap w:val="0"/>
            <w:vAlign w:val="top"/>
          </w:tcPr>
          <w:p w14:paraId="09F5B9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1D8EB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0848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84D9E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CBSFLX</w:t>
            </w:r>
          </w:p>
        </w:tc>
        <w:tc>
          <w:tcPr>
            <w:tcW w:w="1575" w:type="dxa"/>
            <w:noWrap w:val="0"/>
            <w:vAlign w:val="top"/>
          </w:tcPr>
          <w:p w14:paraId="5F28BE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标识符类型</w:t>
            </w:r>
          </w:p>
        </w:tc>
        <w:tc>
          <w:tcPr>
            <w:tcW w:w="1574" w:type="dxa"/>
            <w:noWrap w:val="0"/>
            <w:vAlign w:val="top"/>
          </w:tcPr>
          <w:p w14:paraId="05E767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B2F66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16</w:t>
            </w:r>
          </w:p>
        </w:tc>
      </w:tr>
      <w:tr w14:paraId="3603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31AA8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DSFSJ</w:t>
            </w:r>
          </w:p>
        </w:tc>
        <w:tc>
          <w:tcPr>
            <w:tcW w:w="1575" w:type="dxa"/>
            <w:noWrap w:val="0"/>
            <w:vAlign w:val="top"/>
          </w:tcPr>
          <w:p w14:paraId="012AF70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随访时间</w:t>
            </w:r>
          </w:p>
        </w:tc>
        <w:tc>
          <w:tcPr>
            <w:tcW w:w="1574" w:type="dxa"/>
            <w:noWrap w:val="0"/>
            <w:vAlign w:val="top"/>
          </w:tcPr>
          <w:p w14:paraId="07F1A9F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34FB90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9CA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96A4D7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CSFFSBM</w:t>
            </w:r>
          </w:p>
        </w:tc>
        <w:tc>
          <w:tcPr>
            <w:tcW w:w="1575" w:type="dxa"/>
            <w:noWrap w:val="0"/>
            <w:vAlign w:val="top"/>
          </w:tcPr>
          <w:p w14:paraId="3B174A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随访方式编码</w:t>
            </w:r>
          </w:p>
        </w:tc>
        <w:tc>
          <w:tcPr>
            <w:tcW w:w="1574" w:type="dxa"/>
            <w:noWrap w:val="0"/>
            <w:vAlign w:val="top"/>
          </w:tcPr>
          <w:p w14:paraId="509DB7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F5105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4D17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9307F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CSFFSMC</w:t>
            </w:r>
          </w:p>
        </w:tc>
        <w:tc>
          <w:tcPr>
            <w:tcW w:w="1575" w:type="dxa"/>
            <w:noWrap w:val="0"/>
            <w:vAlign w:val="top"/>
          </w:tcPr>
          <w:p w14:paraId="48461BF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随访方式名称</w:t>
            </w:r>
          </w:p>
        </w:tc>
        <w:tc>
          <w:tcPr>
            <w:tcW w:w="1574" w:type="dxa"/>
            <w:noWrap w:val="0"/>
            <w:vAlign w:val="top"/>
          </w:tcPr>
          <w:p w14:paraId="6E2301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E7971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3023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E3567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CSFZTBM</w:t>
            </w:r>
          </w:p>
        </w:tc>
        <w:tc>
          <w:tcPr>
            <w:tcW w:w="1575" w:type="dxa"/>
            <w:noWrap w:val="0"/>
            <w:vAlign w:val="top"/>
          </w:tcPr>
          <w:p w14:paraId="69DE5B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随访状态编码</w:t>
            </w:r>
          </w:p>
        </w:tc>
        <w:tc>
          <w:tcPr>
            <w:tcW w:w="1574" w:type="dxa"/>
            <w:noWrap w:val="0"/>
            <w:vAlign w:val="top"/>
          </w:tcPr>
          <w:p w14:paraId="7CB0BB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3BBC7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B74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E39FB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CSFZTMC</w:t>
            </w:r>
          </w:p>
        </w:tc>
        <w:tc>
          <w:tcPr>
            <w:tcW w:w="1575" w:type="dxa"/>
            <w:noWrap w:val="0"/>
            <w:vAlign w:val="top"/>
          </w:tcPr>
          <w:p w14:paraId="3607C7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随访状态名称</w:t>
            </w:r>
          </w:p>
        </w:tc>
        <w:tc>
          <w:tcPr>
            <w:tcW w:w="1574" w:type="dxa"/>
            <w:noWrap w:val="0"/>
            <w:vAlign w:val="top"/>
          </w:tcPr>
          <w:p w14:paraId="714D6F6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863A2B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5F2D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8E7E5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DSFSJ_SWSJ</w:t>
            </w:r>
          </w:p>
        </w:tc>
        <w:tc>
          <w:tcPr>
            <w:tcW w:w="1575" w:type="dxa"/>
            <w:noWrap w:val="0"/>
            <w:vAlign w:val="top"/>
          </w:tcPr>
          <w:p w14:paraId="4ECF45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失访时间/死亡时间</w:t>
            </w:r>
          </w:p>
        </w:tc>
        <w:tc>
          <w:tcPr>
            <w:tcW w:w="1574" w:type="dxa"/>
            <w:noWrap w:val="0"/>
            <w:vAlign w:val="top"/>
          </w:tcPr>
          <w:p w14:paraId="7B260CA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7D211A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3F8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94D6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CSFYY_SWYY</w:t>
            </w:r>
          </w:p>
        </w:tc>
        <w:tc>
          <w:tcPr>
            <w:tcW w:w="1575" w:type="dxa"/>
            <w:noWrap w:val="0"/>
            <w:vAlign w:val="top"/>
          </w:tcPr>
          <w:p w14:paraId="2BBF6C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失访原因/死亡原因</w:t>
            </w:r>
          </w:p>
        </w:tc>
        <w:tc>
          <w:tcPr>
            <w:tcW w:w="1574" w:type="dxa"/>
            <w:noWrap w:val="0"/>
            <w:vAlign w:val="top"/>
          </w:tcPr>
          <w:p w14:paraId="65F867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29723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363C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214D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CZZBM</w:t>
            </w:r>
          </w:p>
        </w:tc>
        <w:tc>
          <w:tcPr>
            <w:tcW w:w="1575" w:type="dxa"/>
            <w:noWrap w:val="0"/>
            <w:vAlign w:val="top"/>
          </w:tcPr>
          <w:p w14:paraId="6FB17C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症状编码</w:t>
            </w:r>
          </w:p>
        </w:tc>
        <w:tc>
          <w:tcPr>
            <w:tcW w:w="1574" w:type="dxa"/>
            <w:noWrap w:val="0"/>
            <w:vAlign w:val="top"/>
          </w:tcPr>
          <w:p w14:paraId="1B89C41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70465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39A9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D1D1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CZZMC</w:t>
            </w:r>
          </w:p>
        </w:tc>
        <w:tc>
          <w:tcPr>
            <w:tcW w:w="1575" w:type="dxa"/>
            <w:noWrap w:val="0"/>
            <w:vAlign w:val="top"/>
          </w:tcPr>
          <w:p w14:paraId="78BA55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症状名称</w:t>
            </w:r>
          </w:p>
        </w:tc>
        <w:tc>
          <w:tcPr>
            <w:tcW w:w="1574" w:type="dxa"/>
            <w:noWrap w:val="0"/>
            <w:vAlign w:val="top"/>
          </w:tcPr>
          <w:p w14:paraId="427CB5D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81206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297E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FCAC46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CQTZZNR</w:t>
            </w:r>
          </w:p>
        </w:tc>
        <w:tc>
          <w:tcPr>
            <w:tcW w:w="1575" w:type="dxa"/>
            <w:noWrap w:val="0"/>
            <w:vAlign w:val="top"/>
          </w:tcPr>
          <w:p w14:paraId="197A2A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其它症状内容</w:t>
            </w:r>
          </w:p>
        </w:tc>
        <w:tc>
          <w:tcPr>
            <w:tcW w:w="1574" w:type="dxa"/>
            <w:noWrap w:val="0"/>
            <w:vAlign w:val="top"/>
          </w:tcPr>
          <w:p w14:paraId="372182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439C4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255</w:t>
            </w:r>
          </w:p>
        </w:tc>
      </w:tr>
      <w:tr w14:paraId="2253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3CCE6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CZBDMBDBWDM</w:t>
            </w:r>
          </w:p>
        </w:tc>
        <w:tc>
          <w:tcPr>
            <w:tcW w:w="1575" w:type="dxa"/>
            <w:noWrap w:val="0"/>
            <w:vAlign w:val="top"/>
          </w:tcPr>
          <w:p w14:paraId="279A27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足背动脉搏动部位代码</w:t>
            </w:r>
          </w:p>
        </w:tc>
        <w:tc>
          <w:tcPr>
            <w:tcW w:w="1574" w:type="dxa"/>
            <w:noWrap w:val="0"/>
            <w:vAlign w:val="top"/>
          </w:tcPr>
          <w:p w14:paraId="3B36BBA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ED05D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61E3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3357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CZBDMBDBWMC</w:t>
            </w:r>
          </w:p>
        </w:tc>
        <w:tc>
          <w:tcPr>
            <w:tcW w:w="1575" w:type="dxa"/>
            <w:noWrap w:val="0"/>
            <w:vAlign w:val="top"/>
          </w:tcPr>
          <w:p w14:paraId="40FE22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足背动脉搏动部位名称</w:t>
            </w:r>
          </w:p>
        </w:tc>
        <w:tc>
          <w:tcPr>
            <w:tcW w:w="1574" w:type="dxa"/>
            <w:noWrap w:val="0"/>
            <w:vAlign w:val="top"/>
          </w:tcPr>
          <w:p w14:paraId="7EFD35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C7519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2638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1E4F1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CDXTFYBM</w:t>
            </w:r>
          </w:p>
        </w:tc>
        <w:tc>
          <w:tcPr>
            <w:tcW w:w="1575" w:type="dxa"/>
            <w:noWrap w:val="0"/>
            <w:vAlign w:val="top"/>
          </w:tcPr>
          <w:p w14:paraId="5C6AAF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低血糖反应编码</w:t>
            </w:r>
          </w:p>
        </w:tc>
        <w:tc>
          <w:tcPr>
            <w:tcW w:w="1574" w:type="dxa"/>
            <w:noWrap w:val="0"/>
            <w:vAlign w:val="top"/>
          </w:tcPr>
          <w:p w14:paraId="1B2DF8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D16E7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040D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04ABE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CDXTFYMC</w:t>
            </w:r>
          </w:p>
        </w:tc>
        <w:tc>
          <w:tcPr>
            <w:tcW w:w="1575" w:type="dxa"/>
            <w:noWrap w:val="0"/>
            <w:vAlign w:val="top"/>
          </w:tcPr>
          <w:p w14:paraId="1CBA89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低血糖反应名称</w:t>
            </w:r>
          </w:p>
        </w:tc>
        <w:tc>
          <w:tcPr>
            <w:tcW w:w="1574" w:type="dxa"/>
            <w:noWrap w:val="0"/>
            <w:vAlign w:val="top"/>
          </w:tcPr>
          <w:p w14:paraId="2C5CF4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6BDA2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4CC9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D43B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CTNBJZSBZBM</w:t>
            </w:r>
          </w:p>
        </w:tc>
        <w:tc>
          <w:tcPr>
            <w:tcW w:w="1575" w:type="dxa"/>
            <w:noWrap w:val="0"/>
            <w:vAlign w:val="top"/>
          </w:tcPr>
          <w:p w14:paraId="648247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糖尿病家族史标志编码</w:t>
            </w:r>
          </w:p>
        </w:tc>
        <w:tc>
          <w:tcPr>
            <w:tcW w:w="1574" w:type="dxa"/>
            <w:noWrap w:val="0"/>
            <w:vAlign w:val="top"/>
          </w:tcPr>
          <w:p w14:paraId="5DD31B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15C3F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2AA3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0693F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CTNBJZSBZMC</w:t>
            </w:r>
          </w:p>
        </w:tc>
        <w:tc>
          <w:tcPr>
            <w:tcW w:w="1575" w:type="dxa"/>
            <w:noWrap w:val="0"/>
            <w:vAlign w:val="top"/>
          </w:tcPr>
          <w:p w14:paraId="7A28EE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糖尿病家族史标志名称</w:t>
            </w:r>
          </w:p>
        </w:tc>
        <w:tc>
          <w:tcPr>
            <w:tcW w:w="1574" w:type="dxa"/>
            <w:noWrap w:val="0"/>
            <w:vAlign w:val="top"/>
          </w:tcPr>
          <w:p w14:paraId="3C3960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0C067F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14F1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52033D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BGLHDBZ</w:t>
            </w:r>
          </w:p>
        </w:tc>
        <w:tc>
          <w:tcPr>
            <w:tcW w:w="1575" w:type="dxa"/>
            <w:noWrap w:val="0"/>
            <w:vAlign w:val="top"/>
          </w:tcPr>
          <w:p w14:paraId="20EC9E4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规律活动标志</w:t>
            </w:r>
          </w:p>
        </w:tc>
        <w:tc>
          <w:tcPr>
            <w:tcW w:w="1574" w:type="dxa"/>
            <w:noWrap w:val="0"/>
            <w:vAlign w:val="top"/>
          </w:tcPr>
          <w:p w14:paraId="355EF4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1B097F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67C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01DC6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CGLHDZLBM</w:t>
            </w:r>
          </w:p>
        </w:tc>
        <w:tc>
          <w:tcPr>
            <w:tcW w:w="1575" w:type="dxa"/>
            <w:noWrap w:val="0"/>
            <w:vAlign w:val="top"/>
          </w:tcPr>
          <w:p w14:paraId="5B3C09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规律活动种类编码</w:t>
            </w:r>
          </w:p>
        </w:tc>
        <w:tc>
          <w:tcPr>
            <w:tcW w:w="1574" w:type="dxa"/>
            <w:noWrap w:val="0"/>
            <w:vAlign w:val="top"/>
          </w:tcPr>
          <w:p w14:paraId="14FCBF4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48DD9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36AD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885FF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CGLHDZLMC</w:t>
            </w:r>
          </w:p>
        </w:tc>
        <w:tc>
          <w:tcPr>
            <w:tcW w:w="1575" w:type="dxa"/>
            <w:noWrap w:val="0"/>
            <w:vAlign w:val="top"/>
          </w:tcPr>
          <w:p w14:paraId="5763C7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规律活动种类名称</w:t>
            </w:r>
          </w:p>
        </w:tc>
        <w:tc>
          <w:tcPr>
            <w:tcW w:w="1574" w:type="dxa"/>
            <w:noWrap w:val="0"/>
            <w:vAlign w:val="top"/>
          </w:tcPr>
          <w:p w14:paraId="3EA4203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72275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6474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C8C351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CYDPLDM</w:t>
            </w:r>
          </w:p>
        </w:tc>
        <w:tc>
          <w:tcPr>
            <w:tcW w:w="1575" w:type="dxa"/>
            <w:noWrap w:val="0"/>
            <w:vAlign w:val="top"/>
          </w:tcPr>
          <w:p w14:paraId="0061BFE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运动频率代码</w:t>
            </w:r>
          </w:p>
        </w:tc>
        <w:tc>
          <w:tcPr>
            <w:tcW w:w="1574" w:type="dxa"/>
            <w:noWrap w:val="0"/>
            <w:vAlign w:val="top"/>
          </w:tcPr>
          <w:p w14:paraId="4DC87D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6D8DB0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E4C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85F532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CYDPLMC</w:t>
            </w:r>
          </w:p>
        </w:tc>
        <w:tc>
          <w:tcPr>
            <w:tcW w:w="1575" w:type="dxa"/>
            <w:noWrap w:val="0"/>
            <w:vAlign w:val="top"/>
          </w:tcPr>
          <w:p w14:paraId="3F0ADF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运动频率名称</w:t>
            </w:r>
          </w:p>
        </w:tc>
        <w:tc>
          <w:tcPr>
            <w:tcW w:w="1574" w:type="dxa"/>
            <w:noWrap w:val="0"/>
            <w:vAlign w:val="top"/>
          </w:tcPr>
          <w:p w14:paraId="53A107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BB69A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0E0E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01AA1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CMBYDPLDM</w:t>
            </w:r>
          </w:p>
        </w:tc>
        <w:tc>
          <w:tcPr>
            <w:tcW w:w="1575" w:type="dxa"/>
            <w:noWrap w:val="0"/>
            <w:vAlign w:val="top"/>
          </w:tcPr>
          <w:p w14:paraId="18799B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目标运动频率代码</w:t>
            </w:r>
          </w:p>
        </w:tc>
        <w:tc>
          <w:tcPr>
            <w:tcW w:w="1574" w:type="dxa"/>
            <w:noWrap w:val="0"/>
            <w:vAlign w:val="top"/>
          </w:tcPr>
          <w:p w14:paraId="14F318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2CCBCE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6883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BF7A27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CMBYDPLMC</w:t>
            </w:r>
          </w:p>
        </w:tc>
        <w:tc>
          <w:tcPr>
            <w:tcW w:w="1575" w:type="dxa"/>
            <w:noWrap w:val="0"/>
            <w:vAlign w:val="top"/>
          </w:tcPr>
          <w:p w14:paraId="7914BF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目标运动频率名称</w:t>
            </w:r>
          </w:p>
        </w:tc>
        <w:tc>
          <w:tcPr>
            <w:tcW w:w="1574" w:type="dxa"/>
            <w:noWrap w:val="0"/>
            <w:vAlign w:val="top"/>
          </w:tcPr>
          <w:p w14:paraId="667A44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31DB6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6C1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01BA7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IYDZC</w:t>
            </w:r>
          </w:p>
        </w:tc>
        <w:tc>
          <w:tcPr>
            <w:tcW w:w="1575" w:type="dxa"/>
            <w:noWrap w:val="0"/>
            <w:vAlign w:val="top"/>
          </w:tcPr>
          <w:p w14:paraId="0D3B58A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运动周次</w:t>
            </w:r>
          </w:p>
        </w:tc>
        <w:tc>
          <w:tcPr>
            <w:tcW w:w="1574" w:type="dxa"/>
            <w:noWrap w:val="0"/>
            <w:vAlign w:val="top"/>
          </w:tcPr>
          <w:p w14:paraId="5D370F1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308EC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1C1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DC6F1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IYDSC</w:t>
            </w:r>
          </w:p>
        </w:tc>
        <w:tc>
          <w:tcPr>
            <w:tcW w:w="1575" w:type="dxa"/>
            <w:noWrap w:val="0"/>
            <w:vAlign w:val="top"/>
          </w:tcPr>
          <w:p w14:paraId="294A00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运动时长</w:t>
            </w:r>
          </w:p>
        </w:tc>
        <w:tc>
          <w:tcPr>
            <w:tcW w:w="1574" w:type="dxa"/>
            <w:noWrap w:val="0"/>
            <w:vAlign w:val="top"/>
          </w:tcPr>
          <w:p w14:paraId="3723A27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3D5DB37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8426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5DB37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IMBYDZC</w:t>
            </w:r>
          </w:p>
        </w:tc>
        <w:tc>
          <w:tcPr>
            <w:tcW w:w="1575" w:type="dxa"/>
            <w:noWrap w:val="0"/>
            <w:vAlign w:val="top"/>
          </w:tcPr>
          <w:p w14:paraId="752E70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目标运动周次</w:t>
            </w:r>
          </w:p>
        </w:tc>
        <w:tc>
          <w:tcPr>
            <w:tcW w:w="1574" w:type="dxa"/>
            <w:noWrap w:val="0"/>
            <w:vAlign w:val="top"/>
          </w:tcPr>
          <w:p w14:paraId="2AF8DA6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3B8E2A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A1E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BC603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IMBYDSC</w:t>
            </w:r>
          </w:p>
        </w:tc>
        <w:tc>
          <w:tcPr>
            <w:tcW w:w="1575" w:type="dxa"/>
            <w:noWrap w:val="0"/>
            <w:vAlign w:val="top"/>
          </w:tcPr>
          <w:p w14:paraId="2501C19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目标运动时长</w:t>
            </w:r>
          </w:p>
        </w:tc>
        <w:tc>
          <w:tcPr>
            <w:tcW w:w="1574" w:type="dxa"/>
            <w:noWrap w:val="0"/>
            <w:vAlign w:val="top"/>
          </w:tcPr>
          <w:p w14:paraId="21662B7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4A30B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38D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9F5291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NSG</w:t>
            </w:r>
          </w:p>
        </w:tc>
        <w:tc>
          <w:tcPr>
            <w:tcW w:w="1575" w:type="dxa"/>
            <w:noWrap w:val="0"/>
            <w:vAlign w:val="top"/>
          </w:tcPr>
          <w:p w14:paraId="0D3AE0E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身高</w:t>
            </w:r>
          </w:p>
        </w:tc>
        <w:tc>
          <w:tcPr>
            <w:tcW w:w="1574" w:type="dxa"/>
            <w:noWrap w:val="0"/>
            <w:vAlign w:val="top"/>
          </w:tcPr>
          <w:p w14:paraId="6C7ECA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0A9BA3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75BB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A9011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w:t>
            </w:r>
          </w:p>
        </w:tc>
        <w:tc>
          <w:tcPr>
            <w:tcW w:w="1575" w:type="dxa"/>
            <w:noWrap w:val="0"/>
            <w:vAlign w:val="top"/>
          </w:tcPr>
          <w:p w14:paraId="7FADB1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体重</w:t>
            </w:r>
          </w:p>
        </w:tc>
        <w:tc>
          <w:tcPr>
            <w:tcW w:w="1574" w:type="dxa"/>
            <w:noWrap w:val="0"/>
            <w:vAlign w:val="top"/>
          </w:tcPr>
          <w:p w14:paraId="4496C4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313C4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2ED0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389DF5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NMBTZ</w:t>
            </w:r>
          </w:p>
        </w:tc>
        <w:tc>
          <w:tcPr>
            <w:tcW w:w="1575" w:type="dxa"/>
            <w:noWrap w:val="0"/>
            <w:vAlign w:val="top"/>
          </w:tcPr>
          <w:p w14:paraId="0FCDD6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目标体重</w:t>
            </w:r>
          </w:p>
        </w:tc>
        <w:tc>
          <w:tcPr>
            <w:tcW w:w="1574" w:type="dxa"/>
            <w:noWrap w:val="0"/>
            <w:vAlign w:val="top"/>
          </w:tcPr>
          <w:p w14:paraId="741B87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444179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7956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07D1F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NTZZS</w:t>
            </w:r>
          </w:p>
        </w:tc>
        <w:tc>
          <w:tcPr>
            <w:tcW w:w="1575" w:type="dxa"/>
            <w:noWrap w:val="0"/>
            <w:vAlign w:val="top"/>
          </w:tcPr>
          <w:p w14:paraId="2723B4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体质指数</w:t>
            </w:r>
          </w:p>
        </w:tc>
        <w:tc>
          <w:tcPr>
            <w:tcW w:w="1574" w:type="dxa"/>
            <w:noWrap w:val="0"/>
            <w:vAlign w:val="top"/>
          </w:tcPr>
          <w:p w14:paraId="440FB4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0E31F4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18,2</w:t>
            </w:r>
          </w:p>
        </w:tc>
      </w:tr>
      <w:tr w14:paraId="236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F277A8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NMBTZZS</w:t>
            </w:r>
          </w:p>
        </w:tc>
        <w:tc>
          <w:tcPr>
            <w:tcW w:w="1575" w:type="dxa"/>
            <w:noWrap w:val="0"/>
            <w:vAlign w:val="top"/>
          </w:tcPr>
          <w:p w14:paraId="2C6F86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目标体质指数</w:t>
            </w:r>
          </w:p>
        </w:tc>
        <w:tc>
          <w:tcPr>
            <w:tcW w:w="1574" w:type="dxa"/>
            <w:noWrap w:val="0"/>
            <w:vAlign w:val="top"/>
          </w:tcPr>
          <w:p w14:paraId="7885B5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7AA1F5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18,2</w:t>
            </w:r>
          </w:p>
        </w:tc>
      </w:tr>
      <w:tr w14:paraId="07A2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BCA97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IRZSL</w:t>
            </w:r>
          </w:p>
        </w:tc>
        <w:tc>
          <w:tcPr>
            <w:tcW w:w="1575" w:type="dxa"/>
            <w:noWrap w:val="0"/>
            <w:vAlign w:val="top"/>
          </w:tcPr>
          <w:p w14:paraId="6CF30E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日主食量</w:t>
            </w:r>
          </w:p>
        </w:tc>
        <w:tc>
          <w:tcPr>
            <w:tcW w:w="1574" w:type="dxa"/>
            <w:noWrap w:val="0"/>
            <w:vAlign w:val="top"/>
          </w:tcPr>
          <w:p w14:paraId="2F0768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063063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94C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FFC48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IMBRZSL</w:t>
            </w:r>
          </w:p>
        </w:tc>
        <w:tc>
          <w:tcPr>
            <w:tcW w:w="1575" w:type="dxa"/>
            <w:noWrap w:val="0"/>
            <w:vAlign w:val="top"/>
          </w:tcPr>
          <w:p w14:paraId="008FB31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目标日主食量</w:t>
            </w:r>
          </w:p>
        </w:tc>
        <w:tc>
          <w:tcPr>
            <w:tcW w:w="1574" w:type="dxa"/>
            <w:noWrap w:val="0"/>
            <w:vAlign w:val="top"/>
          </w:tcPr>
          <w:p w14:paraId="1C1D72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1EFE416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6D7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D13604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CYSQKBM</w:t>
            </w:r>
          </w:p>
        </w:tc>
        <w:tc>
          <w:tcPr>
            <w:tcW w:w="1575" w:type="dxa"/>
            <w:noWrap w:val="0"/>
            <w:vAlign w:val="top"/>
          </w:tcPr>
          <w:p w14:paraId="666D14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饮食情况编码</w:t>
            </w:r>
          </w:p>
        </w:tc>
        <w:tc>
          <w:tcPr>
            <w:tcW w:w="1574" w:type="dxa"/>
            <w:noWrap w:val="0"/>
            <w:vAlign w:val="top"/>
          </w:tcPr>
          <w:p w14:paraId="1C605C7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B1AE1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5164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91646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CYSQKMC</w:t>
            </w:r>
          </w:p>
        </w:tc>
        <w:tc>
          <w:tcPr>
            <w:tcW w:w="1575" w:type="dxa"/>
            <w:noWrap w:val="0"/>
            <w:vAlign w:val="top"/>
          </w:tcPr>
          <w:p w14:paraId="4A449C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饮食情况名称</w:t>
            </w:r>
          </w:p>
        </w:tc>
        <w:tc>
          <w:tcPr>
            <w:tcW w:w="1574" w:type="dxa"/>
            <w:noWrap w:val="0"/>
            <w:vAlign w:val="top"/>
          </w:tcPr>
          <w:p w14:paraId="06F924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F29D0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4BC0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46AE4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ISSY</w:t>
            </w:r>
          </w:p>
        </w:tc>
        <w:tc>
          <w:tcPr>
            <w:tcW w:w="1575" w:type="dxa"/>
            <w:noWrap w:val="0"/>
            <w:vAlign w:val="top"/>
          </w:tcPr>
          <w:p w14:paraId="3A6BE52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收缩压</w:t>
            </w:r>
          </w:p>
        </w:tc>
        <w:tc>
          <w:tcPr>
            <w:tcW w:w="1574" w:type="dxa"/>
            <w:noWrap w:val="0"/>
            <w:vAlign w:val="top"/>
          </w:tcPr>
          <w:p w14:paraId="19870B8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6484C7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A27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4C784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ISZY</w:t>
            </w:r>
          </w:p>
        </w:tc>
        <w:tc>
          <w:tcPr>
            <w:tcW w:w="1575" w:type="dxa"/>
            <w:noWrap w:val="0"/>
            <w:vAlign w:val="top"/>
          </w:tcPr>
          <w:p w14:paraId="2F5E06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舒张压</w:t>
            </w:r>
          </w:p>
        </w:tc>
        <w:tc>
          <w:tcPr>
            <w:tcW w:w="1574" w:type="dxa"/>
            <w:noWrap w:val="0"/>
            <w:vAlign w:val="top"/>
          </w:tcPr>
          <w:p w14:paraId="72FBD0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589E3C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E61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46019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CQTTZ</w:t>
            </w:r>
          </w:p>
        </w:tc>
        <w:tc>
          <w:tcPr>
            <w:tcW w:w="1575" w:type="dxa"/>
            <w:noWrap w:val="0"/>
            <w:vAlign w:val="top"/>
          </w:tcPr>
          <w:p w14:paraId="3B4108B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其他体征</w:t>
            </w:r>
          </w:p>
        </w:tc>
        <w:tc>
          <w:tcPr>
            <w:tcW w:w="1574" w:type="dxa"/>
            <w:noWrap w:val="0"/>
            <w:vAlign w:val="top"/>
          </w:tcPr>
          <w:p w14:paraId="672CD0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B5051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500</w:t>
            </w:r>
          </w:p>
        </w:tc>
      </w:tr>
      <w:tr w14:paraId="2E67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D9E27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NYW</w:t>
            </w:r>
          </w:p>
        </w:tc>
        <w:tc>
          <w:tcPr>
            <w:tcW w:w="1575" w:type="dxa"/>
            <w:noWrap w:val="0"/>
            <w:vAlign w:val="top"/>
          </w:tcPr>
          <w:p w14:paraId="367C059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腰围</w:t>
            </w:r>
          </w:p>
        </w:tc>
        <w:tc>
          <w:tcPr>
            <w:tcW w:w="1574" w:type="dxa"/>
            <w:noWrap w:val="0"/>
            <w:vAlign w:val="top"/>
          </w:tcPr>
          <w:p w14:paraId="5ECCBC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5C5AC5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4F40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A5BE0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NTW</w:t>
            </w:r>
          </w:p>
        </w:tc>
        <w:tc>
          <w:tcPr>
            <w:tcW w:w="1575" w:type="dxa"/>
            <w:noWrap w:val="0"/>
            <w:vAlign w:val="top"/>
          </w:tcPr>
          <w:p w14:paraId="227503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臀围</w:t>
            </w:r>
          </w:p>
        </w:tc>
        <w:tc>
          <w:tcPr>
            <w:tcW w:w="1574" w:type="dxa"/>
            <w:noWrap w:val="0"/>
            <w:vAlign w:val="top"/>
          </w:tcPr>
          <w:p w14:paraId="620806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BDD58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69BB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627CA6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NYTB</w:t>
            </w:r>
          </w:p>
        </w:tc>
        <w:tc>
          <w:tcPr>
            <w:tcW w:w="1575" w:type="dxa"/>
            <w:noWrap w:val="0"/>
            <w:vAlign w:val="top"/>
          </w:tcPr>
          <w:p w14:paraId="59D9F0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腰臀比</w:t>
            </w:r>
          </w:p>
        </w:tc>
        <w:tc>
          <w:tcPr>
            <w:tcW w:w="1574" w:type="dxa"/>
            <w:noWrap w:val="0"/>
            <w:vAlign w:val="top"/>
          </w:tcPr>
          <w:p w14:paraId="25062B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5FA086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4,2</w:t>
            </w:r>
          </w:p>
        </w:tc>
      </w:tr>
      <w:tr w14:paraId="031D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DF03D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CQTYXTZ</w:t>
            </w:r>
          </w:p>
        </w:tc>
        <w:tc>
          <w:tcPr>
            <w:tcW w:w="1575" w:type="dxa"/>
            <w:noWrap w:val="0"/>
            <w:vAlign w:val="top"/>
          </w:tcPr>
          <w:p w14:paraId="7D5E343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其他阳性体征</w:t>
            </w:r>
          </w:p>
        </w:tc>
        <w:tc>
          <w:tcPr>
            <w:tcW w:w="1574" w:type="dxa"/>
            <w:noWrap w:val="0"/>
            <w:vAlign w:val="top"/>
          </w:tcPr>
          <w:p w14:paraId="10E193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5B7873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0F21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CF43B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IRXYL</w:t>
            </w:r>
          </w:p>
        </w:tc>
        <w:tc>
          <w:tcPr>
            <w:tcW w:w="1575" w:type="dxa"/>
            <w:noWrap w:val="0"/>
            <w:vAlign w:val="top"/>
          </w:tcPr>
          <w:p w14:paraId="66009B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日吸烟量</w:t>
            </w:r>
          </w:p>
        </w:tc>
        <w:tc>
          <w:tcPr>
            <w:tcW w:w="1574" w:type="dxa"/>
            <w:noWrap w:val="0"/>
            <w:vAlign w:val="top"/>
          </w:tcPr>
          <w:p w14:paraId="6AB4737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4E00288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04EE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00910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IMBRXYL</w:t>
            </w:r>
          </w:p>
        </w:tc>
        <w:tc>
          <w:tcPr>
            <w:tcW w:w="1575" w:type="dxa"/>
            <w:noWrap w:val="0"/>
            <w:vAlign w:val="top"/>
          </w:tcPr>
          <w:p w14:paraId="0289AFA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目标日吸烟量</w:t>
            </w:r>
          </w:p>
        </w:tc>
        <w:tc>
          <w:tcPr>
            <w:tcW w:w="1574" w:type="dxa"/>
            <w:noWrap w:val="0"/>
            <w:vAlign w:val="top"/>
          </w:tcPr>
          <w:p w14:paraId="44CFC9D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528FF5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136D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C7646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IRYJL</w:t>
            </w:r>
          </w:p>
        </w:tc>
        <w:tc>
          <w:tcPr>
            <w:tcW w:w="1575" w:type="dxa"/>
            <w:noWrap w:val="0"/>
            <w:vAlign w:val="top"/>
          </w:tcPr>
          <w:p w14:paraId="55E622D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日饮酒量</w:t>
            </w:r>
          </w:p>
        </w:tc>
        <w:tc>
          <w:tcPr>
            <w:tcW w:w="1574" w:type="dxa"/>
            <w:noWrap w:val="0"/>
            <w:vAlign w:val="top"/>
          </w:tcPr>
          <w:p w14:paraId="283AA75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7D7B4A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4519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7277E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IMBRYJL</w:t>
            </w:r>
          </w:p>
        </w:tc>
        <w:tc>
          <w:tcPr>
            <w:tcW w:w="1575" w:type="dxa"/>
            <w:noWrap w:val="0"/>
            <w:vAlign w:val="top"/>
          </w:tcPr>
          <w:p w14:paraId="73205D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目标日饮酒量</w:t>
            </w:r>
          </w:p>
        </w:tc>
        <w:tc>
          <w:tcPr>
            <w:tcW w:w="1574" w:type="dxa"/>
            <w:noWrap w:val="0"/>
            <w:vAlign w:val="top"/>
          </w:tcPr>
          <w:p w14:paraId="6ED5A5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14867B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6391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70C521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CTZQTMS</w:t>
            </w:r>
          </w:p>
        </w:tc>
        <w:tc>
          <w:tcPr>
            <w:tcW w:w="1575" w:type="dxa"/>
            <w:noWrap w:val="0"/>
            <w:vAlign w:val="top"/>
          </w:tcPr>
          <w:p w14:paraId="0EA7990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体征其他描述</w:t>
            </w:r>
          </w:p>
        </w:tc>
        <w:tc>
          <w:tcPr>
            <w:tcW w:w="1574" w:type="dxa"/>
            <w:noWrap w:val="0"/>
            <w:vAlign w:val="top"/>
          </w:tcPr>
          <w:p w14:paraId="3402991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5C71B5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3A7C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3311A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CXLDZBM</w:t>
            </w:r>
          </w:p>
        </w:tc>
        <w:tc>
          <w:tcPr>
            <w:tcW w:w="1575" w:type="dxa"/>
            <w:noWrap w:val="0"/>
            <w:vAlign w:val="top"/>
          </w:tcPr>
          <w:p w14:paraId="070C49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心理调整编码</w:t>
            </w:r>
          </w:p>
        </w:tc>
        <w:tc>
          <w:tcPr>
            <w:tcW w:w="1574" w:type="dxa"/>
            <w:noWrap w:val="0"/>
            <w:vAlign w:val="top"/>
          </w:tcPr>
          <w:p w14:paraId="50A26C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49D5C2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2EF0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7BD38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CXLDZMC</w:t>
            </w:r>
          </w:p>
        </w:tc>
        <w:tc>
          <w:tcPr>
            <w:tcW w:w="1575" w:type="dxa"/>
            <w:noWrap w:val="0"/>
            <w:vAlign w:val="top"/>
          </w:tcPr>
          <w:p w14:paraId="6BC954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心理调整名称</w:t>
            </w:r>
          </w:p>
        </w:tc>
        <w:tc>
          <w:tcPr>
            <w:tcW w:w="1574" w:type="dxa"/>
            <w:noWrap w:val="0"/>
            <w:vAlign w:val="top"/>
          </w:tcPr>
          <w:p w14:paraId="22E631D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6E263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5CFC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59CB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CZYXWBM</w:t>
            </w:r>
          </w:p>
        </w:tc>
        <w:tc>
          <w:tcPr>
            <w:tcW w:w="1575" w:type="dxa"/>
            <w:noWrap w:val="0"/>
            <w:vAlign w:val="top"/>
          </w:tcPr>
          <w:p w14:paraId="08E4165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遵医行为编码</w:t>
            </w:r>
          </w:p>
        </w:tc>
        <w:tc>
          <w:tcPr>
            <w:tcW w:w="1574" w:type="dxa"/>
            <w:noWrap w:val="0"/>
            <w:vAlign w:val="top"/>
          </w:tcPr>
          <w:p w14:paraId="4779B6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8715A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3722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982D3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CZYXWMC</w:t>
            </w:r>
          </w:p>
        </w:tc>
        <w:tc>
          <w:tcPr>
            <w:tcW w:w="1575" w:type="dxa"/>
            <w:noWrap w:val="0"/>
            <w:vAlign w:val="top"/>
          </w:tcPr>
          <w:p w14:paraId="491878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遵医行为名称</w:t>
            </w:r>
          </w:p>
        </w:tc>
        <w:tc>
          <w:tcPr>
            <w:tcW w:w="1574" w:type="dxa"/>
            <w:noWrap w:val="0"/>
            <w:vAlign w:val="top"/>
          </w:tcPr>
          <w:p w14:paraId="2AE5B1C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747BE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7829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27DF5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NKFXTZ</w:t>
            </w:r>
          </w:p>
        </w:tc>
        <w:tc>
          <w:tcPr>
            <w:tcW w:w="1575" w:type="dxa"/>
            <w:noWrap w:val="0"/>
            <w:vAlign w:val="top"/>
          </w:tcPr>
          <w:p w14:paraId="6F83C3E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空腹血糖值</w:t>
            </w:r>
          </w:p>
        </w:tc>
        <w:tc>
          <w:tcPr>
            <w:tcW w:w="1574" w:type="dxa"/>
            <w:noWrap w:val="0"/>
            <w:vAlign w:val="top"/>
          </w:tcPr>
          <w:p w14:paraId="5E0750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5205DD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4FFA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9DA2C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CKFXTCLFSDM</w:t>
            </w:r>
          </w:p>
        </w:tc>
        <w:tc>
          <w:tcPr>
            <w:tcW w:w="1575" w:type="dxa"/>
            <w:noWrap w:val="0"/>
            <w:vAlign w:val="top"/>
          </w:tcPr>
          <w:p w14:paraId="236252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空腹血糖测量方式代码</w:t>
            </w:r>
          </w:p>
        </w:tc>
        <w:tc>
          <w:tcPr>
            <w:tcW w:w="1574" w:type="dxa"/>
            <w:noWrap w:val="0"/>
            <w:vAlign w:val="top"/>
          </w:tcPr>
          <w:p w14:paraId="4AFA7C3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4D8F4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60F4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2193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CKFXTCLFSMC</w:t>
            </w:r>
          </w:p>
        </w:tc>
        <w:tc>
          <w:tcPr>
            <w:tcW w:w="1575" w:type="dxa"/>
            <w:noWrap w:val="0"/>
            <w:vAlign w:val="top"/>
          </w:tcPr>
          <w:p w14:paraId="555CFA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空腹血糖测量方式名称</w:t>
            </w:r>
          </w:p>
        </w:tc>
        <w:tc>
          <w:tcPr>
            <w:tcW w:w="1574" w:type="dxa"/>
            <w:noWrap w:val="0"/>
            <w:vAlign w:val="top"/>
          </w:tcPr>
          <w:p w14:paraId="512C03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7A572A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46AE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6A86DA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NSJXTZ</w:t>
            </w:r>
          </w:p>
        </w:tc>
        <w:tc>
          <w:tcPr>
            <w:tcW w:w="1575" w:type="dxa"/>
            <w:noWrap w:val="0"/>
            <w:vAlign w:val="top"/>
          </w:tcPr>
          <w:p w14:paraId="064E331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随机血糖值</w:t>
            </w:r>
          </w:p>
        </w:tc>
        <w:tc>
          <w:tcPr>
            <w:tcW w:w="1574" w:type="dxa"/>
            <w:noWrap w:val="0"/>
            <w:vAlign w:val="top"/>
          </w:tcPr>
          <w:p w14:paraId="6B24B7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65862E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4,1</w:t>
            </w:r>
          </w:p>
        </w:tc>
      </w:tr>
      <w:tr w14:paraId="3359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38298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CSJXTCLFSBM</w:t>
            </w:r>
          </w:p>
        </w:tc>
        <w:tc>
          <w:tcPr>
            <w:tcW w:w="1575" w:type="dxa"/>
            <w:noWrap w:val="0"/>
            <w:vAlign w:val="top"/>
          </w:tcPr>
          <w:p w14:paraId="686736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随机血糖测量方式编码</w:t>
            </w:r>
          </w:p>
        </w:tc>
        <w:tc>
          <w:tcPr>
            <w:tcW w:w="1574" w:type="dxa"/>
            <w:noWrap w:val="0"/>
            <w:vAlign w:val="top"/>
          </w:tcPr>
          <w:p w14:paraId="5DCEE5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8697FA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324E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783F09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CSJXTCLFSMC</w:t>
            </w:r>
          </w:p>
        </w:tc>
        <w:tc>
          <w:tcPr>
            <w:tcW w:w="1575" w:type="dxa"/>
            <w:noWrap w:val="0"/>
            <w:vAlign w:val="top"/>
          </w:tcPr>
          <w:p w14:paraId="02BB20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随机血糖测量方式名称</w:t>
            </w:r>
          </w:p>
        </w:tc>
        <w:tc>
          <w:tcPr>
            <w:tcW w:w="1574" w:type="dxa"/>
            <w:noWrap w:val="0"/>
            <w:vAlign w:val="top"/>
          </w:tcPr>
          <w:p w14:paraId="47AE1A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F6427B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B78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882940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NTNLCSZ</w:t>
            </w:r>
          </w:p>
        </w:tc>
        <w:tc>
          <w:tcPr>
            <w:tcW w:w="1575" w:type="dxa"/>
            <w:noWrap w:val="0"/>
            <w:vAlign w:val="top"/>
          </w:tcPr>
          <w:p w14:paraId="57B943F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糖耐量测试值</w:t>
            </w:r>
          </w:p>
        </w:tc>
        <w:tc>
          <w:tcPr>
            <w:tcW w:w="1574" w:type="dxa"/>
            <w:noWrap w:val="0"/>
            <w:vAlign w:val="top"/>
          </w:tcPr>
          <w:p w14:paraId="3CE63A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32B77F4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4,1</w:t>
            </w:r>
          </w:p>
        </w:tc>
      </w:tr>
      <w:tr w14:paraId="7FDD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2EDAC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CTNLXTCLFSDM</w:t>
            </w:r>
          </w:p>
        </w:tc>
        <w:tc>
          <w:tcPr>
            <w:tcW w:w="1575" w:type="dxa"/>
            <w:noWrap w:val="0"/>
            <w:vAlign w:val="top"/>
          </w:tcPr>
          <w:p w14:paraId="51F0B5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糖耐量血糖测量方式代码</w:t>
            </w:r>
          </w:p>
        </w:tc>
        <w:tc>
          <w:tcPr>
            <w:tcW w:w="1574" w:type="dxa"/>
            <w:noWrap w:val="0"/>
            <w:vAlign w:val="top"/>
          </w:tcPr>
          <w:p w14:paraId="1588A8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5FA69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0D20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1DDB5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CTNLXTCLFSMC</w:t>
            </w:r>
          </w:p>
        </w:tc>
        <w:tc>
          <w:tcPr>
            <w:tcW w:w="1575" w:type="dxa"/>
            <w:noWrap w:val="0"/>
            <w:vAlign w:val="top"/>
          </w:tcPr>
          <w:p w14:paraId="23991DD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糖耐量血糖测量方式名称</w:t>
            </w:r>
          </w:p>
        </w:tc>
        <w:tc>
          <w:tcPr>
            <w:tcW w:w="1574" w:type="dxa"/>
            <w:noWrap w:val="0"/>
            <w:vAlign w:val="top"/>
          </w:tcPr>
          <w:p w14:paraId="689CD99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F09DDF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2B7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6D523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NCHXTZ</w:t>
            </w:r>
          </w:p>
        </w:tc>
        <w:tc>
          <w:tcPr>
            <w:tcW w:w="1575" w:type="dxa"/>
            <w:noWrap w:val="0"/>
            <w:vAlign w:val="top"/>
          </w:tcPr>
          <w:p w14:paraId="7916A8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餐后2小时血糖值</w:t>
            </w:r>
          </w:p>
        </w:tc>
        <w:tc>
          <w:tcPr>
            <w:tcW w:w="1574" w:type="dxa"/>
            <w:noWrap w:val="0"/>
            <w:vAlign w:val="top"/>
          </w:tcPr>
          <w:p w14:paraId="4A14A0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09B417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4,1</w:t>
            </w:r>
          </w:p>
        </w:tc>
      </w:tr>
      <w:tr w14:paraId="610C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E1ECE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CCHXTCLFSDM</w:t>
            </w:r>
          </w:p>
        </w:tc>
        <w:tc>
          <w:tcPr>
            <w:tcW w:w="1575" w:type="dxa"/>
            <w:noWrap w:val="0"/>
            <w:vAlign w:val="top"/>
          </w:tcPr>
          <w:p w14:paraId="11CFB24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餐后2小时血糖测量方式代码</w:t>
            </w:r>
          </w:p>
        </w:tc>
        <w:tc>
          <w:tcPr>
            <w:tcW w:w="1574" w:type="dxa"/>
            <w:noWrap w:val="0"/>
            <w:vAlign w:val="top"/>
          </w:tcPr>
          <w:p w14:paraId="79985C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FD723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w:t>
            </w:r>
          </w:p>
        </w:tc>
      </w:tr>
      <w:tr w14:paraId="7326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E05B9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CCHXTCLFSMC</w:t>
            </w:r>
          </w:p>
        </w:tc>
        <w:tc>
          <w:tcPr>
            <w:tcW w:w="1575" w:type="dxa"/>
            <w:noWrap w:val="0"/>
            <w:vAlign w:val="top"/>
          </w:tcPr>
          <w:p w14:paraId="2F2AF3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餐后2小时血糖测量方式名称</w:t>
            </w:r>
          </w:p>
        </w:tc>
        <w:tc>
          <w:tcPr>
            <w:tcW w:w="1574" w:type="dxa"/>
            <w:noWrap w:val="0"/>
            <w:vAlign w:val="top"/>
          </w:tcPr>
          <w:p w14:paraId="1C22DB5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1A65E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2B5F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E8B89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NTHXHDBZ</w:t>
            </w:r>
          </w:p>
        </w:tc>
        <w:tc>
          <w:tcPr>
            <w:tcW w:w="1575" w:type="dxa"/>
            <w:noWrap w:val="0"/>
            <w:vAlign w:val="top"/>
          </w:tcPr>
          <w:p w14:paraId="1B8A36B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糖化血红蛋白值</w:t>
            </w:r>
          </w:p>
        </w:tc>
        <w:tc>
          <w:tcPr>
            <w:tcW w:w="1574" w:type="dxa"/>
            <w:noWrap w:val="0"/>
            <w:vAlign w:val="top"/>
          </w:tcPr>
          <w:p w14:paraId="78D80B5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0DFE08E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4,1</w:t>
            </w:r>
          </w:p>
        </w:tc>
      </w:tr>
      <w:tr w14:paraId="36EE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F1BCD5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NZDGCZ</w:t>
            </w:r>
          </w:p>
        </w:tc>
        <w:tc>
          <w:tcPr>
            <w:tcW w:w="1575" w:type="dxa"/>
            <w:noWrap w:val="0"/>
            <w:vAlign w:val="top"/>
          </w:tcPr>
          <w:p w14:paraId="6583D3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总胆固醇值</w:t>
            </w:r>
          </w:p>
        </w:tc>
        <w:tc>
          <w:tcPr>
            <w:tcW w:w="1574" w:type="dxa"/>
            <w:noWrap w:val="0"/>
            <w:vAlign w:val="top"/>
          </w:tcPr>
          <w:p w14:paraId="61D706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1037AD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5FBE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30B88D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NXQGMDZDBDGCJCZ</w:t>
            </w:r>
          </w:p>
        </w:tc>
        <w:tc>
          <w:tcPr>
            <w:tcW w:w="1575" w:type="dxa"/>
            <w:noWrap w:val="0"/>
            <w:vAlign w:val="top"/>
          </w:tcPr>
          <w:p w14:paraId="15F1EB2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血清高密度脂蛋白胆固醇检测值</w:t>
            </w:r>
          </w:p>
        </w:tc>
        <w:tc>
          <w:tcPr>
            <w:tcW w:w="1574" w:type="dxa"/>
            <w:noWrap w:val="0"/>
            <w:vAlign w:val="top"/>
          </w:tcPr>
          <w:p w14:paraId="2E0E75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01C84C9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01D0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7E41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NXQDMDZDBDGCJCZ</w:t>
            </w:r>
          </w:p>
        </w:tc>
        <w:tc>
          <w:tcPr>
            <w:tcW w:w="1575" w:type="dxa"/>
            <w:noWrap w:val="0"/>
            <w:vAlign w:val="top"/>
          </w:tcPr>
          <w:p w14:paraId="4378C5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血清低密度脂蛋白胆固醇检测值</w:t>
            </w:r>
          </w:p>
        </w:tc>
        <w:tc>
          <w:tcPr>
            <w:tcW w:w="1574" w:type="dxa"/>
            <w:noWrap w:val="0"/>
            <w:vAlign w:val="top"/>
          </w:tcPr>
          <w:p w14:paraId="5A57E78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2404BC7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5,2</w:t>
            </w:r>
          </w:p>
        </w:tc>
      </w:tr>
      <w:tr w14:paraId="06EF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331A7E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NGYSZZ</w:t>
            </w:r>
          </w:p>
        </w:tc>
        <w:tc>
          <w:tcPr>
            <w:tcW w:w="1575" w:type="dxa"/>
            <w:noWrap w:val="0"/>
            <w:vAlign w:val="top"/>
          </w:tcPr>
          <w:p w14:paraId="169D347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甘油三酯值</w:t>
            </w:r>
          </w:p>
        </w:tc>
        <w:tc>
          <w:tcPr>
            <w:tcW w:w="1574" w:type="dxa"/>
            <w:noWrap w:val="0"/>
            <w:vAlign w:val="top"/>
          </w:tcPr>
          <w:p w14:paraId="4F9C73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59CD77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3,1</w:t>
            </w:r>
          </w:p>
        </w:tc>
      </w:tr>
      <w:tr w14:paraId="60C8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02A60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NNWLBDB_NJG</w:t>
            </w:r>
          </w:p>
        </w:tc>
        <w:tc>
          <w:tcPr>
            <w:tcW w:w="1575" w:type="dxa"/>
            <w:noWrap w:val="0"/>
            <w:vAlign w:val="top"/>
          </w:tcPr>
          <w:p w14:paraId="04C8FB9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尿微量白蛋白/尿肌酐</w:t>
            </w:r>
          </w:p>
        </w:tc>
        <w:tc>
          <w:tcPr>
            <w:tcW w:w="1574" w:type="dxa"/>
            <w:noWrap w:val="0"/>
            <w:vAlign w:val="top"/>
          </w:tcPr>
          <w:p w14:paraId="6077374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7CBFF7C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0D8C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0FCA3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NNDBDLJCZ</w:t>
            </w:r>
          </w:p>
        </w:tc>
        <w:tc>
          <w:tcPr>
            <w:tcW w:w="1575" w:type="dxa"/>
            <w:noWrap w:val="0"/>
            <w:vAlign w:val="top"/>
          </w:tcPr>
          <w:p w14:paraId="43B4DB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尿蛋白定量检测值</w:t>
            </w:r>
          </w:p>
        </w:tc>
        <w:tc>
          <w:tcPr>
            <w:tcW w:w="1574" w:type="dxa"/>
            <w:noWrap w:val="0"/>
            <w:vAlign w:val="top"/>
          </w:tcPr>
          <w:p w14:paraId="2ECB654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DECIMAL</w:t>
            </w:r>
          </w:p>
        </w:tc>
        <w:tc>
          <w:tcPr>
            <w:tcW w:w="1575" w:type="dxa"/>
            <w:noWrap w:val="0"/>
            <w:vAlign w:val="top"/>
          </w:tcPr>
          <w:p w14:paraId="4605008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5,1</w:t>
            </w:r>
          </w:p>
        </w:tc>
      </w:tr>
      <w:tr w14:paraId="3F5C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4A81B9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DFZJCRQ</w:t>
            </w:r>
          </w:p>
        </w:tc>
        <w:tc>
          <w:tcPr>
            <w:tcW w:w="1575" w:type="dxa"/>
            <w:noWrap w:val="0"/>
            <w:vAlign w:val="top"/>
          </w:tcPr>
          <w:p w14:paraId="152D53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辅助检查日期</w:t>
            </w:r>
          </w:p>
        </w:tc>
        <w:tc>
          <w:tcPr>
            <w:tcW w:w="1574" w:type="dxa"/>
            <w:noWrap w:val="0"/>
            <w:vAlign w:val="top"/>
          </w:tcPr>
          <w:p w14:paraId="156F0A6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w:t>
            </w:r>
          </w:p>
        </w:tc>
        <w:tc>
          <w:tcPr>
            <w:tcW w:w="1575" w:type="dxa"/>
            <w:noWrap w:val="0"/>
            <w:vAlign w:val="top"/>
          </w:tcPr>
          <w:p w14:paraId="46E29E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27A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FD853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CFZJCJG</w:t>
            </w:r>
          </w:p>
        </w:tc>
        <w:tc>
          <w:tcPr>
            <w:tcW w:w="1575" w:type="dxa"/>
            <w:noWrap w:val="0"/>
            <w:vAlign w:val="top"/>
          </w:tcPr>
          <w:p w14:paraId="038298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辅助检查结果</w:t>
            </w:r>
          </w:p>
        </w:tc>
        <w:tc>
          <w:tcPr>
            <w:tcW w:w="1574" w:type="dxa"/>
            <w:noWrap w:val="0"/>
            <w:vAlign w:val="top"/>
          </w:tcPr>
          <w:p w14:paraId="3442178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B32A3F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7C0D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948CF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CFYYCXBM</w:t>
            </w:r>
          </w:p>
        </w:tc>
        <w:tc>
          <w:tcPr>
            <w:tcW w:w="1575" w:type="dxa"/>
            <w:noWrap w:val="0"/>
            <w:vAlign w:val="top"/>
          </w:tcPr>
          <w:p w14:paraId="37F4BF5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服药依从性编码</w:t>
            </w:r>
          </w:p>
        </w:tc>
        <w:tc>
          <w:tcPr>
            <w:tcW w:w="1574" w:type="dxa"/>
            <w:noWrap w:val="0"/>
            <w:vAlign w:val="top"/>
          </w:tcPr>
          <w:p w14:paraId="36C0932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6DF18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795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1F25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CFYYCXMC</w:t>
            </w:r>
          </w:p>
        </w:tc>
        <w:tc>
          <w:tcPr>
            <w:tcW w:w="1575" w:type="dxa"/>
            <w:noWrap w:val="0"/>
            <w:vAlign w:val="top"/>
          </w:tcPr>
          <w:p w14:paraId="4535811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服药依从性名称</w:t>
            </w:r>
          </w:p>
        </w:tc>
        <w:tc>
          <w:tcPr>
            <w:tcW w:w="1574" w:type="dxa"/>
            <w:noWrap w:val="0"/>
            <w:vAlign w:val="top"/>
          </w:tcPr>
          <w:p w14:paraId="5C828C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26DB9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w:t>
            </w:r>
          </w:p>
        </w:tc>
      </w:tr>
      <w:tr w14:paraId="283B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AF6C4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BYWBLFYBZ</w:t>
            </w:r>
          </w:p>
        </w:tc>
        <w:tc>
          <w:tcPr>
            <w:tcW w:w="1575" w:type="dxa"/>
            <w:noWrap w:val="0"/>
            <w:vAlign w:val="top"/>
          </w:tcPr>
          <w:p w14:paraId="69248D2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药物不良反应标志</w:t>
            </w:r>
          </w:p>
        </w:tc>
        <w:tc>
          <w:tcPr>
            <w:tcW w:w="1574" w:type="dxa"/>
            <w:noWrap w:val="0"/>
            <w:vAlign w:val="top"/>
          </w:tcPr>
          <w:p w14:paraId="1DB3C2A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555096E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856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3B375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CYWBLFYMS</w:t>
            </w:r>
          </w:p>
        </w:tc>
        <w:tc>
          <w:tcPr>
            <w:tcW w:w="1575" w:type="dxa"/>
            <w:noWrap w:val="0"/>
            <w:vAlign w:val="top"/>
          </w:tcPr>
          <w:p w14:paraId="61D27E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药物不良反应描述</w:t>
            </w:r>
          </w:p>
        </w:tc>
        <w:tc>
          <w:tcPr>
            <w:tcW w:w="1574" w:type="dxa"/>
            <w:noWrap w:val="0"/>
            <w:vAlign w:val="top"/>
          </w:tcPr>
          <w:p w14:paraId="0019F3C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FD5852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0EAA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A7EAA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CCCSFFLBM</w:t>
            </w:r>
          </w:p>
        </w:tc>
        <w:tc>
          <w:tcPr>
            <w:tcW w:w="1575" w:type="dxa"/>
            <w:noWrap w:val="0"/>
            <w:vAlign w:val="top"/>
          </w:tcPr>
          <w:p w14:paraId="330B184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此次随访分类编码</w:t>
            </w:r>
          </w:p>
        </w:tc>
        <w:tc>
          <w:tcPr>
            <w:tcW w:w="1574" w:type="dxa"/>
            <w:noWrap w:val="0"/>
            <w:vAlign w:val="top"/>
          </w:tcPr>
          <w:p w14:paraId="7E98501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B74441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90A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BB3AA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CCCSFFLMC</w:t>
            </w:r>
          </w:p>
        </w:tc>
        <w:tc>
          <w:tcPr>
            <w:tcW w:w="1575" w:type="dxa"/>
            <w:noWrap w:val="0"/>
            <w:vAlign w:val="top"/>
          </w:tcPr>
          <w:p w14:paraId="10309D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此次随访分类名称</w:t>
            </w:r>
          </w:p>
        </w:tc>
        <w:tc>
          <w:tcPr>
            <w:tcW w:w="1574" w:type="dxa"/>
            <w:noWrap w:val="0"/>
            <w:vAlign w:val="top"/>
          </w:tcPr>
          <w:p w14:paraId="20E5823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3C4136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2E23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3A69D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CYDSZLBM</w:t>
            </w:r>
          </w:p>
        </w:tc>
        <w:tc>
          <w:tcPr>
            <w:tcW w:w="1575" w:type="dxa"/>
            <w:noWrap w:val="0"/>
            <w:vAlign w:val="top"/>
          </w:tcPr>
          <w:p w14:paraId="6C83280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胰岛素种类编码</w:t>
            </w:r>
          </w:p>
        </w:tc>
        <w:tc>
          <w:tcPr>
            <w:tcW w:w="1574" w:type="dxa"/>
            <w:noWrap w:val="0"/>
            <w:vAlign w:val="top"/>
          </w:tcPr>
          <w:p w14:paraId="4A558EC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1E2F87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w:t>
            </w:r>
          </w:p>
        </w:tc>
      </w:tr>
      <w:tr w14:paraId="7953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D391D3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CYDSZLMC</w:t>
            </w:r>
          </w:p>
        </w:tc>
        <w:tc>
          <w:tcPr>
            <w:tcW w:w="1575" w:type="dxa"/>
            <w:noWrap w:val="0"/>
            <w:vAlign w:val="top"/>
          </w:tcPr>
          <w:p w14:paraId="53362E6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胰岛素种类名称</w:t>
            </w:r>
          </w:p>
        </w:tc>
        <w:tc>
          <w:tcPr>
            <w:tcW w:w="1574" w:type="dxa"/>
            <w:noWrap w:val="0"/>
            <w:vAlign w:val="top"/>
          </w:tcPr>
          <w:p w14:paraId="627AE84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CFFBBB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2BFC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BB4F69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CYDSYFYL</w:t>
            </w:r>
          </w:p>
        </w:tc>
        <w:tc>
          <w:tcPr>
            <w:tcW w:w="1575" w:type="dxa"/>
            <w:noWrap w:val="0"/>
            <w:vAlign w:val="top"/>
          </w:tcPr>
          <w:p w14:paraId="4700C70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胰岛素用法用量</w:t>
            </w:r>
          </w:p>
        </w:tc>
        <w:tc>
          <w:tcPr>
            <w:tcW w:w="1574" w:type="dxa"/>
            <w:noWrap w:val="0"/>
            <w:vAlign w:val="top"/>
          </w:tcPr>
          <w:p w14:paraId="74040D3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93511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226F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A8B50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BZZBZ</w:t>
            </w:r>
          </w:p>
        </w:tc>
        <w:tc>
          <w:tcPr>
            <w:tcW w:w="1575" w:type="dxa"/>
            <w:noWrap w:val="0"/>
            <w:vAlign w:val="top"/>
          </w:tcPr>
          <w:p w14:paraId="207363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转诊标志</w:t>
            </w:r>
          </w:p>
        </w:tc>
        <w:tc>
          <w:tcPr>
            <w:tcW w:w="1574" w:type="dxa"/>
            <w:noWrap w:val="0"/>
            <w:vAlign w:val="top"/>
          </w:tcPr>
          <w:p w14:paraId="7104E91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4D6DD8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D9F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B10CBA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CZZYYMS</w:t>
            </w:r>
          </w:p>
        </w:tc>
        <w:tc>
          <w:tcPr>
            <w:tcW w:w="1575" w:type="dxa"/>
            <w:noWrap w:val="0"/>
            <w:vAlign w:val="top"/>
          </w:tcPr>
          <w:p w14:paraId="204F97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转诊原因描述</w:t>
            </w:r>
          </w:p>
        </w:tc>
        <w:tc>
          <w:tcPr>
            <w:tcW w:w="1574" w:type="dxa"/>
            <w:noWrap w:val="0"/>
            <w:vAlign w:val="top"/>
          </w:tcPr>
          <w:p w14:paraId="7D6BB4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CD536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76FE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DDF29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CZZKSDM</w:t>
            </w:r>
          </w:p>
        </w:tc>
        <w:tc>
          <w:tcPr>
            <w:tcW w:w="1575" w:type="dxa"/>
            <w:noWrap w:val="0"/>
            <w:vAlign w:val="top"/>
          </w:tcPr>
          <w:p w14:paraId="5A17C72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转诊科室代码</w:t>
            </w:r>
          </w:p>
        </w:tc>
        <w:tc>
          <w:tcPr>
            <w:tcW w:w="1574" w:type="dxa"/>
            <w:noWrap w:val="0"/>
            <w:vAlign w:val="top"/>
          </w:tcPr>
          <w:p w14:paraId="769934F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C8A83D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BEE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BBEA6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CZZKSMC</w:t>
            </w:r>
          </w:p>
        </w:tc>
        <w:tc>
          <w:tcPr>
            <w:tcW w:w="1575" w:type="dxa"/>
            <w:noWrap w:val="0"/>
            <w:vAlign w:val="top"/>
          </w:tcPr>
          <w:p w14:paraId="1A1D472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转诊科室名称</w:t>
            </w:r>
          </w:p>
        </w:tc>
        <w:tc>
          <w:tcPr>
            <w:tcW w:w="1574" w:type="dxa"/>
            <w:noWrap w:val="0"/>
            <w:vAlign w:val="top"/>
          </w:tcPr>
          <w:p w14:paraId="3135D7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27ED7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1BAB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CC58B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CZRJGDM</w:t>
            </w:r>
          </w:p>
        </w:tc>
        <w:tc>
          <w:tcPr>
            <w:tcW w:w="1575" w:type="dxa"/>
            <w:noWrap w:val="0"/>
            <w:vAlign w:val="top"/>
          </w:tcPr>
          <w:p w14:paraId="22DB528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转入机构代码</w:t>
            </w:r>
          </w:p>
        </w:tc>
        <w:tc>
          <w:tcPr>
            <w:tcW w:w="1574" w:type="dxa"/>
            <w:noWrap w:val="0"/>
            <w:vAlign w:val="top"/>
          </w:tcPr>
          <w:p w14:paraId="72C9BCE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DF718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6447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C6F57D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CZRJGMC</w:t>
            </w:r>
          </w:p>
        </w:tc>
        <w:tc>
          <w:tcPr>
            <w:tcW w:w="1575" w:type="dxa"/>
            <w:noWrap w:val="0"/>
            <w:vAlign w:val="top"/>
          </w:tcPr>
          <w:p w14:paraId="023EEA1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转入机构名称</w:t>
            </w:r>
          </w:p>
        </w:tc>
        <w:tc>
          <w:tcPr>
            <w:tcW w:w="1574" w:type="dxa"/>
            <w:noWrap w:val="0"/>
            <w:vAlign w:val="top"/>
          </w:tcPr>
          <w:p w14:paraId="2A46B4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59C5DD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75D7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E64692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CSFJYDM</w:t>
            </w:r>
          </w:p>
        </w:tc>
        <w:tc>
          <w:tcPr>
            <w:tcW w:w="1575" w:type="dxa"/>
            <w:noWrap w:val="0"/>
            <w:vAlign w:val="top"/>
          </w:tcPr>
          <w:p w14:paraId="770AC28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随访建议代码</w:t>
            </w:r>
          </w:p>
        </w:tc>
        <w:tc>
          <w:tcPr>
            <w:tcW w:w="1574" w:type="dxa"/>
            <w:noWrap w:val="0"/>
            <w:vAlign w:val="top"/>
          </w:tcPr>
          <w:p w14:paraId="75E7F2F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F5F1B3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6239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C410EE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CSFJYMC</w:t>
            </w:r>
          </w:p>
        </w:tc>
        <w:tc>
          <w:tcPr>
            <w:tcW w:w="1575" w:type="dxa"/>
            <w:noWrap w:val="0"/>
            <w:vAlign w:val="top"/>
          </w:tcPr>
          <w:p w14:paraId="6F41062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随访建议名称</w:t>
            </w:r>
          </w:p>
        </w:tc>
        <w:tc>
          <w:tcPr>
            <w:tcW w:w="1574" w:type="dxa"/>
            <w:noWrap w:val="0"/>
            <w:vAlign w:val="top"/>
          </w:tcPr>
          <w:p w14:paraId="439BDCE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3C2567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221F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7672C3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CSFYSBM</w:t>
            </w:r>
          </w:p>
        </w:tc>
        <w:tc>
          <w:tcPr>
            <w:tcW w:w="1575" w:type="dxa"/>
            <w:noWrap w:val="0"/>
            <w:vAlign w:val="top"/>
          </w:tcPr>
          <w:p w14:paraId="33F93CC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随访医师编码</w:t>
            </w:r>
          </w:p>
        </w:tc>
        <w:tc>
          <w:tcPr>
            <w:tcW w:w="1574" w:type="dxa"/>
            <w:noWrap w:val="0"/>
            <w:vAlign w:val="top"/>
          </w:tcPr>
          <w:p w14:paraId="6DD32FB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4337EC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7DFA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0BAF9F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CSFYSXM</w:t>
            </w:r>
          </w:p>
        </w:tc>
        <w:tc>
          <w:tcPr>
            <w:tcW w:w="1575" w:type="dxa"/>
            <w:noWrap w:val="0"/>
            <w:vAlign w:val="top"/>
          </w:tcPr>
          <w:p w14:paraId="0788170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随访医师姓名</w:t>
            </w:r>
          </w:p>
        </w:tc>
        <w:tc>
          <w:tcPr>
            <w:tcW w:w="1574" w:type="dxa"/>
            <w:noWrap w:val="0"/>
            <w:vAlign w:val="top"/>
          </w:tcPr>
          <w:p w14:paraId="33EF647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0A672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568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385693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CZRYSBM</w:t>
            </w:r>
          </w:p>
        </w:tc>
        <w:tc>
          <w:tcPr>
            <w:tcW w:w="1575" w:type="dxa"/>
            <w:noWrap w:val="0"/>
            <w:vAlign w:val="top"/>
          </w:tcPr>
          <w:p w14:paraId="7493E9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责任医生编码</w:t>
            </w:r>
          </w:p>
        </w:tc>
        <w:tc>
          <w:tcPr>
            <w:tcW w:w="1574" w:type="dxa"/>
            <w:noWrap w:val="0"/>
            <w:vAlign w:val="top"/>
          </w:tcPr>
          <w:p w14:paraId="5CDC7FB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550860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1F8F4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4EB230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CZRYSXM</w:t>
            </w:r>
          </w:p>
        </w:tc>
        <w:tc>
          <w:tcPr>
            <w:tcW w:w="1575" w:type="dxa"/>
            <w:noWrap w:val="0"/>
            <w:vAlign w:val="top"/>
          </w:tcPr>
          <w:p w14:paraId="2DB1F95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责任医生姓名</w:t>
            </w:r>
          </w:p>
        </w:tc>
        <w:tc>
          <w:tcPr>
            <w:tcW w:w="1574" w:type="dxa"/>
            <w:noWrap w:val="0"/>
            <w:vAlign w:val="top"/>
          </w:tcPr>
          <w:p w14:paraId="5F47A6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AE5FA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25D5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AEAB11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CSFKSDM</w:t>
            </w:r>
          </w:p>
        </w:tc>
        <w:tc>
          <w:tcPr>
            <w:tcW w:w="1575" w:type="dxa"/>
            <w:noWrap w:val="0"/>
            <w:vAlign w:val="top"/>
          </w:tcPr>
          <w:p w14:paraId="3A55E2E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随访科室代码</w:t>
            </w:r>
          </w:p>
        </w:tc>
        <w:tc>
          <w:tcPr>
            <w:tcW w:w="1574" w:type="dxa"/>
            <w:noWrap w:val="0"/>
            <w:vAlign w:val="top"/>
          </w:tcPr>
          <w:p w14:paraId="4C0EACE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9C253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3C4F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62C2A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CSFKSMC</w:t>
            </w:r>
          </w:p>
        </w:tc>
        <w:tc>
          <w:tcPr>
            <w:tcW w:w="1575" w:type="dxa"/>
            <w:noWrap w:val="0"/>
            <w:vAlign w:val="top"/>
          </w:tcPr>
          <w:p w14:paraId="61735CE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随访科室名称</w:t>
            </w:r>
          </w:p>
        </w:tc>
        <w:tc>
          <w:tcPr>
            <w:tcW w:w="1574" w:type="dxa"/>
            <w:noWrap w:val="0"/>
            <w:vAlign w:val="top"/>
          </w:tcPr>
          <w:p w14:paraId="468AB33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44941D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3F73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39C4BC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CSFTDDM</w:t>
            </w:r>
          </w:p>
        </w:tc>
        <w:tc>
          <w:tcPr>
            <w:tcW w:w="1575" w:type="dxa"/>
            <w:noWrap w:val="0"/>
            <w:vAlign w:val="top"/>
          </w:tcPr>
          <w:p w14:paraId="64339E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随访团队代码</w:t>
            </w:r>
          </w:p>
        </w:tc>
        <w:tc>
          <w:tcPr>
            <w:tcW w:w="1574" w:type="dxa"/>
            <w:noWrap w:val="0"/>
            <w:vAlign w:val="top"/>
          </w:tcPr>
          <w:p w14:paraId="5675BE1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C2B038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48DA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3B32DF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CSFTDMC</w:t>
            </w:r>
          </w:p>
        </w:tc>
        <w:tc>
          <w:tcPr>
            <w:tcW w:w="1575" w:type="dxa"/>
            <w:noWrap w:val="0"/>
            <w:vAlign w:val="top"/>
          </w:tcPr>
          <w:p w14:paraId="393348E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随访团队名称</w:t>
            </w:r>
          </w:p>
        </w:tc>
        <w:tc>
          <w:tcPr>
            <w:tcW w:w="1574" w:type="dxa"/>
            <w:noWrap w:val="0"/>
            <w:vAlign w:val="top"/>
          </w:tcPr>
          <w:p w14:paraId="5E20B2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A0FE1C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4641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F82AF0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CSFYLJGDM</w:t>
            </w:r>
          </w:p>
        </w:tc>
        <w:tc>
          <w:tcPr>
            <w:tcW w:w="1575" w:type="dxa"/>
            <w:noWrap w:val="0"/>
            <w:vAlign w:val="top"/>
          </w:tcPr>
          <w:p w14:paraId="557739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随访医疗机构代码</w:t>
            </w:r>
          </w:p>
        </w:tc>
        <w:tc>
          <w:tcPr>
            <w:tcW w:w="1574" w:type="dxa"/>
            <w:noWrap w:val="0"/>
            <w:vAlign w:val="top"/>
          </w:tcPr>
          <w:p w14:paraId="644AA15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D9C1D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2B6B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4426D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CSFYLJGMC</w:t>
            </w:r>
          </w:p>
        </w:tc>
        <w:tc>
          <w:tcPr>
            <w:tcW w:w="1575" w:type="dxa"/>
            <w:noWrap w:val="0"/>
            <w:vAlign w:val="top"/>
          </w:tcPr>
          <w:p w14:paraId="2393F6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随访医疗机构名称</w:t>
            </w:r>
          </w:p>
        </w:tc>
        <w:tc>
          <w:tcPr>
            <w:tcW w:w="1574" w:type="dxa"/>
            <w:noWrap w:val="0"/>
            <w:vAlign w:val="top"/>
          </w:tcPr>
          <w:p w14:paraId="39A79A2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26489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2EC9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424384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DXCSFSJ</w:t>
            </w:r>
          </w:p>
        </w:tc>
        <w:tc>
          <w:tcPr>
            <w:tcW w:w="1575" w:type="dxa"/>
            <w:noWrap w:val="0"/>
            <w:vAlign w:val="top"/>
          </w:tcPr>
          <w:p w14:paraId="36E30DB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下次随访时间</w:t>
            </w:r>
          </w:p>
        </w:tc>
        <w:tc>
          <w:tcPr>
            <w:tcW w:w="1574" w:type="dxa"/>
            <w:noWrap w:val="0"/>
            <w:vAlign w:val="top"/>
          </w:tcPr>
          <w:p w14:paraId="538856F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7EF4AAF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612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D3B07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DSJCJSJ</w:t>
            </w:r>
          </w:p>
        </w:tc>
        <w:tc>
          <w:tcPr>
            <w:tcW w:w="1575" w:type="dxa"/>
            <w:noWrap w:val="0"/>
            <w:vAlign w:val="top"/>
          </w:tcPr>
          <w:p w14:paraId="6CA79E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数据创建时间</w:t>
            </w:r>
          </w:p>
        </w:tc>
        <w:tc>
          <w:tcPr>
            <w:tcW w:w="1574" w:type="dxa"/>
            <w:noWrap w:val="0"/>
            <w:vAlign w:val="top"/>
          </w:tcPr>
          <w:p w14:paraId="072E579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7C7ADF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5AD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1EFFF3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CCJJGDM</w:t>
            </w:r>
          </w:p>
        </w:tc>
        <w:tc>
          <w:tcPr>
            <w:tcW w:w="1575" w:type="dxa"/>
            <w:noWrap w:val="0"/>
            <w:vAlign w:val="top"/>
          </w:tcPr>
          <w:p w14:paraId="7F3EBF7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创建机构代码</w:t>
            </w:r>
          </w:p>
        </w:tc>
        <w:tc>
          <w:tcPr>
            <w:tcW w:w="1574" w:type="dxa"/>
            <w:noWrap w:val="0"/>
            <w:vAlign w:val="top"/>
          </w:tcPr>
          <w:p w14:paraId="26E3CA6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28AC4B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1BEF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68B3E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CCJJGMC</w:t>
            </w:r>
          </w:p>
        </w:tc>
        <w:tc>
          <w:tcPr>
            <w:tcW w:w="1575" w:type="dxa"/>
            <w:noWrap w:val="0"/>
            <w:vAlign w:val="top"/>
          </w:tcPr>
          <w:p w14:paraId="04D6360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创建机构名称</w:t>
            </w:r>
          </w:p>
        </w:tc>
        <w:tc>
          <w:tcPr>
            <w:tcW w:w="1574" w:type="dxa"/>
            <w:noWrap w:val="0"/>
            <w:vAlign w:val="top"/>
          </w:tcPr>
          <w:p w14:paraId="3DA329F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031EE25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546C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8B7A6A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CLRRBM</w:t>
            </w:r>
          </w:p>
        </w:tc>
        <w:tc>
          <w:tcPr>
            <w:tcW w:w="1575" w:type="dxa"/>
            <w:noWrap w:val="0"/>
            <w:vAlign w:val="top"/>
          </w:tcPr>
          <w:p w14:paraId="596688E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录入人编码</w:t>
            </w:r>
          </w:p>
        </w:tc>
        <w:tc>
          <w:tcPr>
            <w:tcW w:w="1574" w:type="dxa"/>
            <w:noWrap w:val="0"/>
            <w:vAlign w:val="top"/>
          </w:tcPr>
          <w:p w14:paraId="228CA2F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CF2B88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36</w:t>
            </w:r>
          </w:p>
        </w:tc>
      </w:tr>
      <w:tr w14:paraId="2AB2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90C09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CLRRXM</w:t>
            </w:r>
          </w:p>
        </w:tc>
        <w:tc>
          <w:tcPr>
            <w:tcW w:w="1575" w:type="dxa"/>
            <w:noWrap w:val="0"/>
            <w:vAlign w:val="top"/>
          </w:tcPr>
          <w:p w14:paraId="794057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录入人姓名</w:t>
            </w:r>
          </w:p>
        </w:tc>
        <w:tc>
          <w:tcPr>
            <w:tcW w:w="1574" w:type="dxa"/>
            <w:noWrap w:val="0"/>
            <w:vAlign w:val="top"/>
          </w:tcPr>
          <w:p w14:paraId="5C912E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7F21C6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04CE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3737C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DSJZLSJ</w:t>
            </w:r>
          </w:p>
        </w:tc>
        <w:tc>
          <w:tcPr>
            <w:tcW w:w="1575" w:type="dxa"/>
            <w:noWrap w:val="0"/>
            <w:vAlign w:val="top"/>
          </w:tcPr>
          <w:p w14:paraId="39023D8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数据增量时间</w:t>
            </w:r>
          </w:p>
        </w:tc>
        <w:tc>
          <w:tcPr>
            <w:tcW w:w="1574" w:type="dxa"/>
            <w:noWrap w:val="0"/>
            <w:vAlign w:val="top"/>
          </w:tcPr>
          <w:p w14:paraId="40F65D4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03C1FEC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F72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47662E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CYWSYID</w:t>
            </w:r>
          </w:p>
        </w:tc>
        <w:tc>
          <w:tcPr>
            <w:tcW w:w="1575" w:type="dxa"/>
            <w:noWrap w:val="0"/>
            <w:vAlign w:val="top"/>
          </w:tcPr>
          <w:p w14:paraId="7761A85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业务索引ID</w:t>
            </w:r>
          </w:p>
        </w:tc>
        <w:tc>
          <w:tcPr>
            <w:tcW w:w="1574" w:type="dxa"/>
            <w:noWrap w:val="0"/>
            <w:vAlign w:val="top"/>
          </w:tcPr>
          <w:p w14:paraId="46F30C1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122980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200</w:t>
            </w:r>
          </w:p>
        </w:tc>
      </w:tr>
      <w:tr w14:paraId="5A25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5166596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CMJDM</w:t>
            </w:r>
          </w:p>
        </w:tc>
        <w:tc>
          <w:tcPr>
            <w:tcW w:w="1575" w:type="dxa"/>
            <w:noWrap w:val="0"/>
            <w:vAlign w:val="top"/>
          </w:tcPr>
          <w:p w14:paraId="0488471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密级代码</w:t>
            </w:r>
          </w:p>
        </w:tc>
        <w:tc>
          <w:tcPr>
            <w:tcW w:w="1574" w:type="dxa"/>
            <w:noWrap w:val="0"/>
            <w:vAlign w:val="top"/>
          </w:tcPr>
          <w:p w14:paraId="4E42D54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751322F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8</w:t>
            </w:r>
          </w:p>
        </w:tc>
      </w:tr>
      <w:tr w14:paraId="5445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512BE9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BSJZT</w:t>
            </w:r>
          </w:p>
        </w:tc>
        <w:tc>
          <w:tcPr>
            <w:tcW w:w="1575" w:type="dxa"/>
            <w:noWrap w:val="0"/>
            <w:vAlign w:val="top"/>
          </w:tcPr>
          <w:p w14:paraId="6A0EA8F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数据状态</w:t>
            </w:r>
          </w:p>
        </w:tc>
        <w:tc>
          <w:tcPr>
            <w:tcW w:w="1574" w:type="dxa"/>
            <w:noWrap w:val="0"/>
            <w:vAlign w:val="top"/>
          </w:tcPr>
          <w:p w14:paraId="35BCE2B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BIT</w:t>
            </w:r>
          </w:p>
        </w:tc>
        <w:tc>
          <w:tcPr>
            <w:tcW w:w="1575" w:type="dxa"/>
            <w:noWrap w:val="0"/>
            <w:vAlign w:val="top"/>
          </w:tcPr>
          <w:p w14:paraId="55ABE7D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E75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E60510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CSJCJPC</w:t>
            </w:r>
          </w:p>
        </w:tc>
        <w:tc>
          <w:tcPr>
            <w:tcW w:w="1575" w:type="dxa"/>
            <w:noWrap w:val="0"/>
            <w:vAlign w:val="top"/>
          </w:tcPr>
          <w:p w14:paraId="0E950D3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数据采集批次</w:t>
            </w:r>
          </w:p>
        </w:tc>
        <w:tc>
          <w:tcPr>
            <w:tcW w:w="1574" w:type="dxa"/>
            <w:noWrap w:val="0"/>
            <w:vAlign w:val="top"/>
          </w:tcPr>
          <w:p w14:paraId="662392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373CC50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50</w:t>
            </w:r>
          </w:p>
        </w:tc>
      </w:tr>
      <w:tr w14:paraId="73F7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ADC026E">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DTSJCJSJ</w:t>
            </w:r>
          </w:p>
        </w:tc>
        <w:tc>
          <w:tcPr>
            <w:tcW w:w="1575" w:type="dxa"/>
            <w:noWrap w:val="0"/>
            <w:vAlign w:val="top"/>
          </w:tcPr>
          <w:p w14:paraId="3B7F29B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数据采集时间</w:t>
            </w:r>
          </w:p>
        </w:tc>
        <w:tc>
          <w:tcPr>
            <w:tcW w:w="1574" w:type="dxa"/>
            <w:noWrap w:val="0"/>
            <w:vAlign w:val="top"/>
          </w:tcPr>
          <w:p w14:paraId="3AD1C0C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4720639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512C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2D4B3EE4">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DTSJGXSJ</w:t>
            </w:r>
          </w:p>
        </w:tc>
        <w:tc>
          <w:tcPr>
            <w:tcW w:w="1575" w:type="dxa"/>
            <w:noWrap w:val="0"/>
            <w:vAlign w:val="top"/>
          </w:tcPr>
          <w:p w14:paraId="605A813D">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数据更新时间</w:t>
            </w:r>
          </w:p>
        </w:tc>
        <w:tc>
          <w:tcPr>
            <w:tcW w:w="1574" w:type="dxa"/>
            <w:noWrap w:val="0"/>
            <w:vAlign w:val="top"/>
          </w:tcPr>
          <w:p w14:paraId="3DDCC39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DATETIME</w:t>
            </w:r>
          </w:p>
        </w:tc>
        <w:tc>
          <w:tcPr>
            <w:tcW w:w="1575" w:type="dxa"/>
            <w:noWrap w:val="0"/>
            <w:vAlign w:val="top"/>
          </w:tcPr>
          <w:p w14:paraId="30E3B9B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2E80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9B930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CSJCJDQDM</w:t>
            </w:r>
          </w:p>
        </w:tc>
        <w:tc>
          <w:tcPr>
            <w:tcW w:w="1575" w:type="dxa"/>
            <w:noWrap w:val="0"/>
            <w:vAlign w:val="top"/>
          </w:tcPr>
          <w:p w14:paraId="1D9F0F4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数据采集地区代码</w:t>
            </w:r>
          </w:p>
        </w:tc>
        <w:tc>
          <w:tcPr>
            <w:tcW w:w="1574" w:type="dxa"/>
            <w:noWrap w:val="0"/>
            <w:vAlign w:val="top"/>
          </w:tcPr>
          <w:p w14:paraId="4A2ECA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44EAE6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6409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1898FD7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CSJCJJGMC</w:t>
            </w:r>
          </w:p>
        </w:tc>
        <w:tc>
          <w:tcPr>
            <w:tcW w:w="1575" w:type="dxa"/>
            <w:noWrap w:val="0"/>
            <w:vAlign w:val="top"/>
          </w:tcPr>
          <w:p w14:paraId="617A11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数据采集机构名称</w:t>
            </w:r>
          </w:p>
        </w:tc>
        <w:tc>
          <w:tcPr>
            <w:tcW w:w="1574" w:type="dxa"/>
            <w:noWrap w:val="0"/>
            <w:vAlign w:val="top"/>
          </w:tcPr>
          <w:p w14:paraId="3B643C2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637CA3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70</w:t>
            </w:r>
          </w:p>
        </w:tc>
      </w:tr>
      <w:tr w14:paraId="35CD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F0F418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IZT</w:t>
            </w:r>
          </w:p>
        </w:tc>
        <w:tc>
          <w:tcPr>
            <w:tcW w:w="1575" w:type="dxa"/>
            <w:noWrap w:val="0"/>
            <w:vAlign w:val="top"/>
          </w:tcPr>
          <w:p w14:paraId="3B1C76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状态</w:t>
            </w:r>
          </w:p>
        </w:tc>
        <w:tc>
          <w:tcPr>
            <w:tcW w:w="1574" w:type="dxa"/>
            <w:noWrap w:val="0"/>
            <w:vAlign w:val="top"/>
          </w:tcPr>
          <w:p w14:paraId="11C1132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INT</w:t>
            </w:r>
          </w:p>
        </w:tc>
        <w:tc>
          <w:tcPr>
            <w:tcW w:w="1575" w:type="dxa"/>
            <w:noWrap w:val="0"/>
            <w:vAlign w:val="top"/>
          </w:tcPr>
          <w:p w14:paraId="109305A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p>
        </w:tc>
      </w:tr>
      <w:tr w14:paraId="710A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01A6CEA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CZXYY</w:t>
            </w:r>
          </w:p>
        </w:tc>
        <w:tc>
          <w:tcPr>
            <w:tcW w:w="1575" w:type="dxa"/>
            <w:noWrap w:val="0"/>
            <w:vAlign w:val="top"/>
          </w:tcPr>
          <w:p w14:paraId="101B2F8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注销原因</w:t>
            </w:r>
          </w:p>
        </w:tc>
        <w:tc>
          <w:tcPr>
            <w:tcW w:w="1574" w:type="dxa"/>
            <w:noWrap w:val="0"/>
            <w:vAlign w:val="top"/>
          </w:tcPr>
          <w:p w14:paraId="4C0B66C1">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7AE534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139D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67F15E4B">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CTNBSFLSH</w:t>
            </w:r>
          </w:p>
        </w:tc>
        <w:tc>
          <w:tcPr>
            <w:tcW w:w="1575" w:type="dxa"/>
            <w:noWrap w:val="0"/>
            <w:vAlign w:val="top"/>
          </w:tcPr>
          <w:p w14:paraId="6BE91B0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糖尿病随访流水号</w:t>
            </w:r>
          </w:p>
        </w:tc>
        <w:tc>
          <w:tcPr>
            <w:tcW w:w="1574" w:type="dxa"/>
            <w:noWrap w:val="0"/>
            <w:vAlign w:val="top"/>
          </w:tcPr>
          <w:p w14:paraId="0AD1E56A">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2AD8E8F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4CAC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33A64CA7">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CZZYYBM</w:t>
            </w:r>
          </w:p>
        </w:tc>
        <w:tc>
          <w:tcPr>
            <w:tcW w:w="1575" w:type="dxa"/>
            <w:noWrap w:val="0"/>
            <w:vAlign w:val="top"/>
          </w:tcPr>
          <w:p w14:paraId="4580DBBF">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转诊原因编码</w:t>
            </w:r>
          </w:p>
        </w:tc>
        <w:tc>
          <w:tcPr>
            <w:tcW w:w="1574" w:type="dxa"/>
            <w:noWrap w:val="0"/>
            <w:vAlign w:val="top"/>
          </w:tcPr>
          <w:p w14:paraId="003AE2B2">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BC11FD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20</w:t>
            </w:r>
          </w:p>
        </w:tc>
      </w:tr>
      <w:tr w14:paraId="73BF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42FFF338">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CZZYYMC</w:t>
            </w:r>
          </w:p>
        </w:tc>
        <w:tc>
          <w:tcPr>
            <w:tcW w:w="1575" w:type="dxa"/>
            <w:noWrap w:val="0"/>
            <w:vAlign w:val="top"/>
          </w:tcPr>
          <w:p w14:paraId="547524C3">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转诊原因名称</w:t>
            </w:r>
          </w:p>
        </w:tc>
        <w:tc>
          <w:tcPr>
            <w:tcW w:w="1574" w:type="dxa"/>
            <w:noWrap w:val="0"/>
            <w:vAlign w:val="top"/>
          </w:tcPr>
          <w:p w14:paraId="1BB7B060">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5DAFB6C6">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r w14:paraId="0AA1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5" w:type="dxa"/>
            <w:noWrap w:val="0"/>
            <w:vAlign w:val="top"/>
          </w:tcPr>
          <w:p w14:paraId="7CE097D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CYDSSPM</w:t>
            </w:r>
          </w:p>
        </w:tc>
        <w:tc>
          <w:tcPr>
            <w:tcW w:w="1575" w:type="dxa"/>
            <w:noWrap w:val="0"/>
            <w:vAlign w:val="top"/>
          </w:tcPr>
          <w:p w14:paraId="75935D69">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胰岛素商品没名</w:t>
            </w:r>
          </w:p>
        </w:tc>
        <w:tc>
          <w:tcPr>
            <w:tcW w:w="1574" w:type="dxa"/>
            <w:noWrap w:val="0"/>
            <w:vAlign w:val="top"/>
          </w:tcPr>
          <w:p w14:paraId="2C0FED0C">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NVARCHAR</w:t>
            </w:r>
          </w:p>
        </w:tc>
        <w:tc>
          <w:tcPr>
            <w:tcW w:w="1575" w:type="dxa"/>
            <w:noWrap w:val="0"/>
            <w:vAlign w:val="top"/>
          </w:tcPr>
          <w:p w14:paraId="1EA83A25">
            <w:pPr>
              <w:pStyle w:val="2"/>
              <w:keepNext w:val="0"/>
              <w:keepLines w:val="0"/>
              <w:suppressLineNumbers w:val="0"/>
              <w:spacing w:before="0" w:beforeAutospacing="0" w:after="0" w:afterAutospacing="0"/>
              <w:ind w:left="0" w:right="0"/>
              <w:jc w:val="center"/>
              <w:rPr>
                <w:rFonts w:hint="eastAsia" w:ascii="仿宋" w:hAnsi="仿宋" w:eastAsia="仿宋" w:cs="Times New Roman"/>
                <w:color w:val="auto"/>
                <w:kern w:val="2"/>
                <w:sz w:val="21"/>
                <w:lang w:eastAsia="zh-Hans"/>
              </w:rPr>
            </w:pPr>
            <w:r>
              <w:rPr>
                <w:rFonts w:hint="eastAsia" w:ascii="仿宋" w:hAnsi="仿宋" w:eastAsia="仿宋" w:cs="Times New Roman"/>
                <w:color w:val="auto"/>
                <w:kern w:val="2"/>
                <w:sz w:val="21"/>
                <w:lang w:eastAsia="zh-Hans"/>
              </w:rPr>
              <w:t>100</w:t>
            </w:r>
          </w:p>
        </w:tc>
      </w:tr>
    </w:tbl>
    <w:p w14:paraId="65D3917B">
      <w:pPr>
        <w:pStyle w:val="2"/>
        <w:ind w:firstLine="420"/>
        <w:rPr>
          <w:lang w:eastAsia="zh-Hans"/>
        </w:rPr>
      </w:pPr>
    </w:p>
    <w:p w14:paraId="76A27950">
      <w:pPr>
        <w:pStyle w:val="2"/>
        <w:ind w:firstLine="420"/>
        <w:rPr>
          <w:lang w:eastAsia="zh-Hans"/>
        </w:rPr>
      </w:pPr>
    </w:p>
    <w:p w14:paraId="420604E1">
      <w:pPr>
        <w:pStyle w:val="3"/>
        <w:keepLines w:val="0"/>
        <w:widowControl/>
        <w:numPr>
          <w:ilvl w:val="0"/>
          <w:numId w:val="5"/>
        </w:numPr>
        <w:autoSpaceDE w:val="0"/>
        <w:autoSpaceDN w:val="0"/>
        <w:spacing w:before="240" w:after="240" w:line="360" w:lineRule="auto"/>
        <w:ind w:left="0" w:firstLine="0"/>
        <w:textAlignment w:val="baseline"/>
        <w:rPr>
          <w:rFonts w:hint="eastAsia"/>
        </w:rPr>
      </w:pPr>
      <w:r>
        <w:rPr>
          <w:rFonts w:hint="eastAsia" w:ascii="仿宋" w:hAnsi="仿宋" w:eastAsia="仿宋" w:cs="仿宋"/>
          <w:lang w:eastAsia="zh-CN"/>
        </w:rPr>
        <w:t>异常</w:t>
      </w:r>
      <w:r>
        <w:rPr>
          <w:rFonts w:hint="eastAsia" w:ascii="仿宋" w:hAnsi="仿宋" w:eastAsia="仿宋" w:cs="仿宋"/>
          <w:color w:val="000000"/>
          <w:lang w:eastAsia="zh-Hans"/>
        </w:rPr>
        <w:t>设计</w:t>
      </w:r>
    </w:p>
    <w:p w14:paraId="611397F2">
      <w:pPr>
        <w:pStyle w:val="2"/>
        <w:rPr>
          <w:rFonts w:ascii="仿宋" w:hAnsi="仿宋" w:eastAsia="仿宋" w:cs="Times New Roman"/>
          <w:color w:val="auto"/>
          <w:kern w:val="2"/>
          <w:sz w:val="21"/>
        </w:rPr>
      </w:pPr>
      <w:r>
        <w:rPr>
          <w:rFonts w:hint="eastAsia" w:ascii="仿宋" w:hAnsi="仿宋" w:eastAsia="仿宋" w:cs="Times New Roman"/>
          <w:color w:val="auto"/>
          <w:kern w:val="2"/>
          <w:sz w:val="21"/>
        </w:rPr>
        <w:t>本节对系统运行过程中可能出现的异常及处理机制进行说明，保证系统在异常情况下能够正确处理并记录问题。</w:t>
      </w:r>
    </w:p>
    <w:p w14:paraId="52B4ED6E">
      <w:pPr>
        <w:pStyle w:val="2"/>
        <w:rPr>
          <w:rFonts w:ascii="仿宋" w:hAnsi="仿宋" w:eastAsia="仿宋" w:cs="Times New Roman"/>
          <w:color w:val="auto"/>
          <w:kern w:val="2"/>
          <w:sz w:val="21"/>
        </w:rPr>
      </w:pPr>
      <w:r>
        <w:rPr>
          <w:rFonts w:hint="eastAsia" w:ascii="仿宋" w:hAnsi="仿宋" w:eastAsia="仿宋" w:cs="Times New Roman"/>
          <w:color w:val="auto"/>
          <w:kern w:val="2"/>
          <w:sz w:val="21"/>
        </w:rPr>
        <w:t>异常分类：系统异常分为业务异常、系统异常和第三方接口异常三类。业务异常指因业务规则校验不通过产生的异常，如验证码错误、调阅密码错误、实名认证失败等，系统将向用户返回明确的错误提示；系统异常指程序运行过程中产生的异常，如数据库连接失败、服务不可用等，系统将记录错误日志并返回统一的错误信息；第三方接口异常指调用短信服务、实名认证服务等外部接口时产生的异常，系统将进行重试，重试失败后给出相应提示。</w:t>
      </w:r>
    </w:p>
    <w:p w14:paraId="62CACD25">
      <w:pPr>
        <w:pStyle w:val="2"/>
        <w:rPr>
          <w:rFonts w:ascii="仿宋" w:hAnsi="仿宋" w:eastAsia="仿宋" w:cs="Times New Roman"/>
          <w:color w:val="auto"/>
          <w:kern w:val="2"/>
          <w:sz w:val="21"/>
        </w:rPr>
      </w:pPr>
      <w:r>
        <w:rPr>
          <w:rFonts w:hint="eastAsia" w:ascii="仿宋" w:hAnsi="仿宋" w:eastAsia="仿宋" w:cs="Times New Roman"/>
          <w:color w:val="auto"/>
          <w:kern w:val="2"/>
          <w:sz w:val="21"/>
        </w:rPr>
        <w:t>处理机制：系统对异常进行统一捕获与处理，所有异常均记录日志，包括异常发生时间、异常类型、异常信息、堆栈信息及请求参数等，便于问题定位与追溯；涉及数据变更的业务操作采用事务机制，操作失败时自动回滚，保证数据一致性；调阅授权、隐私权限等关键操作失败时，同步返回调用方并给出提示。</w:t>
      </w:r>
    </w:p>
    <w:p w14:paraId="2B01CDEF">
      <w:pPr>
        <w:pStyle w:val="3"/>
        <w:keepLines w:val="0"/>
        <w:widowControl/>
        <w:numPr>
          <w:ilvl w:val="0"/>
          <w:numId w:val="5"/>
        </w:numPr>
        <w:autoSpaceDE w:val="0"/>
        <w:autoSpaceDN w:val="0"/>
        <w:spacing w:before="240" w:after="240" w:line="360" w:lineRule="auto"/>
        <w:ind w:left="0" w:firstLine="0"/>
        <w:textAlignment w:val="baseline"/>
        <w:rPr>
          <w:rFonts w:hint="eastAsia"/>
        </w:rPr>
      </w:pPr>
      <w:r>
        <w:rPr>
          <w:rFonts w:hint="default" w:ascii="仿宋" w:hAnsi="仿宋" w:eastAsia="仿宋"/>
          <w:color w:val="000000"/>
          <w:lang w:eastAsia="zh-Hans"/>
        </w:rPr>
        <w:t>维护</w:t>
      </w:r>
      <w:r>
        <w:rPr>
          <w:rFonts w:hint="eastAsia" w:ascii="仿宋" w:hAnsi="仿宋" w:eastAsia="仿宋"/>
          <w:color w:val="000000"/>
          <w:lang w:eastAsia="zh-Hans"/>
        </w:rPr>
        <w:t>设计</w:t>
      </w:r>
    </w:p>
    <w:p w14:paraId="2AE2DCC8">
      <w:pPr>
        <w:pStyle w:val="24"/>
        <w:widowControl/>
        <w:shd w:val="clear" w:color="auto" w:fill="FFFFFF"/>
        <w:spacing w:line="450" w:lineRule="atLeast"/>
        <w:ind w:left="0" w:firstLine="424" w:firstLineChars="202"/>
        <w:rPr>
          <w:rStyle w:val="82"/>
          <w:rFonts w:cs="Arial"/>
          <w:color w:val="222222"/>
          <w:sz w:val="21"/>
          <w:szCs w:val="21"/>
          <w:shd w:val="clear" w:color="auto" w:fill="FFFFFF"/>
          <w:lang w:eastAsia="zh-CN"/>
        </w:rPr>
      </w:pPr>
      <w:r>
        <w:rPr>
          <w:rStyle w:val="82"/>
          <w:rFonts w:cs="Arial"/>
          <w:color w:val="222222"/>
          <w:sz w:val="21"/>
          <w:szCs w:val="21"/>
          <w:shd w:val="clear" w:color="auto" w:fill="FFFFFF"/>
          <w:lang w:eastAsia="zh-CN"/>
        </w:rPr>
        <w:t>系统在系统检查与维护方面，采用日志模块记录系统运行过程状态以及出现的问题。</w:t>
      </w:r>
    </w:p>
    <w:p w14:paraId="55BDA4D2">
      <w:pPr>
        <w:pStyle w:val="24"/>
        <w:widowControl/>
        <w:shd w:val="clear" w:color="auto" w:fill="FFFFFF"/>
        <w:spacing w:line="450" w:lineRule="atLeast"/>
        <w:ind w:left="0" w:firstLine="424" w:firstLineChars="202"/>
        <w:rPr>
          <w:rFonts w:cs="Arial"/>
          <w:color w:val="222222"/>
          <w:sz w:val="21"/>
          <w:szCs w:val="21"/>
          <w:shd w:val="clear" w:color="auto" w:fill="FFFFFF"/>
          <w:lang w:val="en-US"/>
        </w:rPr>
      </w:pPr>
      <w:r>
        <w:rPr>
          <w:rStyle w:val="82"/>
          <w:rFonts w:cs="Arial"/>
          <w:color w:val="222222"/>
          <w:sz w:val="21"/>
          <w:szCs w:val="21"/>
          <w:shd w:val="clear" w:color="auto" w:fill="FFFFFF"/>
          <w:lang w:eastAsia="zh-CN"/>
        </w:rPr>
        <w:t>系统外部接口调用前后都要进行日志的详细记录，方便接口调试；系统中重要的状态信息的变化都要通过日志记录下来，方便查问题时还原现场，推断程序运行过程；系统入口与出口记录输入与输出，方便定位问题；任何业务异常都进行日志详细记录；日志记录要求清晰准确，能够通过日志准确定位系统问题。</w:t>
      </w:r>
    </w:p>
    <w:p w14:paraId="3E4F0655">
      <w:pPr>
        <w:keepNext w:val="0"/>
        <w:keepLines w:val="0"/>
        <w:widowControl/>
        <w:suppressLineNumbers w:val="0"/>
        <w:jc w:val="left"/>
        <w:rPr>
          <w:rFonts w:hint="eastAsia"/>
        </w:rPr>
      </w:pPr>
      <w:r>
        <w:rPr>
          <w:rStyle w:val="82"/>
          <w:rFonts w:hint="eastAsia" w:ascii="Times New Roman" w:hAnsi="Times New Roman" w:eastAsia="宋体" w:cs="Arial"/>
          <w:color w:val="222222"/>
          <w:kern w:val="2"/>
          <w:sz w:val="21"/>
          <w:szCs w:val="21"/>
          <w:lang w:val="en-US" w:eastAsia="zh-CN" w:bidi="ar"/>
        </w:rPr>
        <w:t>系统输出调试日志一定程度上会影响到系统运行效率，出于系统性能考虑，默认情况下，日志级别设为</w:t>
      </w:r>
      <w:r>
        <w:rPr>
          <w:rStyle w:val="82"/>
          <w:rFonts w:hint="default" w:ascii="Times New Roman" w:hAnsi="Times New Roman" w:eastAsia="宋体" w:cs="Arial"/>
          <w:color w:val="222222"/>
          <w:kern w:val="2"/>
          <w:sz w:val="21"/>
          <w:szCs w:val="21"/>
          <w:lang w:val="en-US" w:eastAsia="zh-CN" w:bidi="ar"/>
        </w:rPr>
        <w:t>“ERROR”</w:t>
      </w:r>
      <w:r>
        <w:rPr>
          <w:rStyle w:val="82"/>
          <w:rFonts w:hint="eastAsia" w:ascii="Times New Roman" w:hAnsi="Times New Roman" w:eastAsia="宋体" w:cs="Arial"/>
          <w:color w:val="222222"/>
          <w:kern w:val="2"/>
          <w:sz w:val="21"/>
          <w:szCs w:val="21"/>
          <w:lang w:val="en-US" w:eastAsia="zh-CN" w:bidi="ar"/>
        </w:rPr>
        <w:t>，调试信息不会输出。当需要输出调试信息时，开发人员手工修改系统配置文件中的日志级别为</w:t>
      </w:r>
      <w:r>
        <w:rPr>
          <w:rStyle w:val="82"/>
          <w:rFonts w:hint="default" w:ascii="Times New Roman" w:hAnsi="Times New Roman" w:eastAsia="宋体" w:cs="Arial"/>
          <w:color w:val="222222"/>
          <w:kern w:val="2"/>
          <w:sz w:val="21"/>
          <w:szCs w:val="21"/>
          <w:lang w:val="en-US" w:eastAsia="zh-CN" w:bidi="ar"/>
        </w:rPr>
        <w:t>“DEBUG”</w:t>
      </w:r>
      <w:r>
        <w:rPr>
          <w:rStyle w:val="82"/>
          <w:rFonts w:hint="eastAsia" w:ascii="Times New Roman" w:hAnsi="Times New Roman" w:eastAsia="宋体" w:cs="Arial"/>
          <w:color w:val="222222"/>
          <w:kern w:val="2"/>
          <w:sz w:val="21"/>
          <w:szCs w:val="21"/>
          <w:lang w:val="en-US" w:eastAsia="zh-CN" w:bidi="ar"/>
        </w:rPr>
        <w:t>，从而获取相关调试信息</w:t>
      </w:r>
      <w:r>
        <w:rPr>
          <w:rFonts w:hint="default" w:ascii="宋体" w:hAnsi="宋体" w:eastAsia="宋体" w:cs="宋体"/>
          <w:kern w:val="2"/>
          <w:sz w:val="24"/>
          <w:szCs w:val="24"/>
          <w:lang w:val="en-US" w:eastAsia="zh-CN" w:bidi="ar"/>
        </w:rPr>
        <w:t xml:space="preserve"> </w:t>
      </w:r>
    </w:p>
    <w:p w14:paraId="66A06595">
      <w:pPr>
        <w:pStyle w:val="2"/>
        <w:ind w:firstLine="420"/>
        <w:rPr>
          <w:lang w:eastAsia="zh-Hans"/>
        </w:rPr>
      </w:pPr>
    </w:p>
    <w:p w14:paraId="57A3AB02">
      <w:pPr>
        <w:rPr>
          <w:rFonts w:hint="eastAsia"/>
        </w:rPr>
      </w:pPr>
    </w:p>
    <w:bookmarkEnd w:id="28"/>
    <w:bookmarkEnd w:id="29"/>
    <w:p w14:paraId="402817DB">
      <w:pPr>
        <w:pStyle w:val="10"/>
        <w:rPr>
          <w:rFonts w:hint="default"/>
        </w:rPr>
      </w:pPr>
    </w:p>
    <w:p w14:paraId="57474FEF">
      <w:pPr>
        <w:pStyle w:val="2"/>
        <w:rPr>
          <w:rFonts w:hint="eastAsia"/>
        </w:rPr>
      </w:pPr>
    </w:p>
    <w:bookmarkEnd w:id="0"/>
    <w:bookmarkEnd w:id="20"/>
    <w:bookmarkEnd w:id="21"/>
    <w:bookmarkEnd w:id="22"/>
    <w:bookmarkEnd w:id="23"/>
    <w:bookmarkEnd w:id="24"/>
    <w:p w14:paraId="3594282D">
      <w:pPr>
        <w:spacing w:line="360" w:lineRule="auto"/>
        <w:ind w:firstLine="420" w:firstLineChars="200"/>
        <w:rPr>
          <w:rFonts w:hint="eastAsia" w:ascii="仿宋" w:hAnsi="仿宋" w:eastAsia="仿宋"/>
        </w:rPr>
      </w:pPr>
    </w:p>
    <w:sectPr>
      <w:footerReference r:id="rId6" w:type="default"/>
      <w:pgSz w:w="11906" w:h="16838"/>
      <w:pgMar w:top="1134" w:right="1134" w:bottom="1134" w:left="1134" w:header="567" w:footer="680" w:gutter="284"/>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Himalaya">
    <w:panose1 w:val="01010100010101010101"/>
    <w:charset w:val="00"/>
    <w:family w:val="auto"/>
    <w:pitch w:val="default"/>
    <w:sig w:usb0="80000003" w:usb1="00010000" w:usb2="00000040" w:usb3="00000000" w:csb0="00000001" w:csb1="00000000"/>
  </w:font>
  <w:font w:name="Microsoft Uighur">
    <w:altName w:val="Times New Roman"/>
    <w:panose1 w:val="02000000000000000000"/>
    <w:charset w:val="00"/>
    <w:family w:val="auto"/>
    <w:pitch w:val="default"/>
    <w:sig w:usb0="00000000" w:usb1="00000000" w:usb2="00000008" w:usb3="00000000" w:csb0="0000004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2A53A">
    <w:pPr>
      <w:pStyle w:val="17"/>
      <w:jc w:val="right"/>
      <w:rPr>
        <w:rFonts w:ascii="Verdana" w:hAnsi="Verdana"/>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3862A">
    <w:pPr>
      <w:pStyle w:val="17"/>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13232">
                          <w:pPr>
                            <w:pStyle w:val="1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rFonts w:hint="eastAsia"/>
                            </w:rPr>
                            <w:t>17</w:t>
                          </w:r>
                          <w:r>
                            <w:rPr>
                              <w:rFonts w:hint="eastAsia"/>
                            </w:rPr>
                            <w:fldChar w:fldCharType="end"/>
                          </w:r>
                          <w:r>
                            <w:rPr>
                              <w:rFonts w:hint="eastAsia"/>
                            </w:rPr>
                            <w:t xml:space="preserve"> 页</w:t>
                          </w:r>
                        </w:p>
                      </w:txbxContent>
                    </wps:txbx>
                    <wps:bodyPr wrap="none" lIns="0" tIns="0" rIns="0" bIns="0" upright="0">
                      <a:spAutoFit/>
                    </wps:bodyPr>
                  </wps:wsp>
                </a:graphicData>
              </a:graphic>
            </wp:anchor>
          </w:drawing>
        </mc:Choice>
        <mc:Fallback>
          <w:pict>
            <v:shape id="文本框 1028"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LQYPajLAQAAnAMAAA4AAAAAAAAAAQAgAAAAHgEAAGRycy9lMm9E&#10;b2MueG1sUEsFBgAAAAAGAAYAWQEAAFsFAAAAAA==&#10;">
              <v:fill on="f" focussize="0,0"/>
              <v:stroke on="f"/>
              <v:imagedata o:title=""/>
              <o:lock v:ext="edit" aspectratio="f"/>
              <v:textbox inset="0mm,0mm,0mm,0mm" style="mso-fit-shape-to-text:t;">
                <w:txbxContent>
                  <w:p w14:paraId="3CC13232">
                    <w:pPr>
                      <w:pStyle w:val="1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rFonts w:hint="eastAsia"/>
                      </w:rPr>
                      <w:t>17</w:t>
                    </w:r>
                    <w:r>
                      <w:rPr>
                        <w:rFonts w:hint="eastAsia"/>
                      </w:rPr>
                      <w:fldChar w:fldCharType="end"/>
                    </w:r>
                    <w:r>
                      <w:rPr>
                        <w:rFonts w:hint="eastAsia"/>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21E03">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9424">
    <w:pPr>
      <w:pStyle w:val="18"/>
      <w:jc w:val="left"/>
      <w:rPr>
        <w:rFonts w:hint="eastAsia"/>
        <w:bCs/>
      </w:rPr>
    </w:pPr>
    <w:r>
      <w:rPr>
        <w:rFonts w:hint="eastAsia" w:ascii="黑体" w:eastAsia="黑体"/>
        <w:b/>
        <w:color w:val="000000"/>
        <w:sz w:val="30"/>
        <w:szCs w:val="30"/>
      </w:rPr>
      <w:drawing>
        <wp:inline distT="0" distB="0" distL="114300" distR="114300">
          <wp:extent cx="405765" cy="261620"/>
          <wp:effectExtent l="0" t="0" r="635" b="5080"/>
          <wp:docPr id="7" name="图片 61" descr="公司商标图(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1" descr="公司商标图(透明)"/>
                  <pic:cNvPicPr>
                    <a:picLocks noChangeAspect="1"/>
                  </pic:cNvPicPr>
                </pic:nvPicPr>
                <pic:blipFill>
                  <a:blip r:embed="rId1"/>
                  <a:stretch>
                    <a:fillRect/>
                  </a:stretch>
                </pic:blipFill>
                <pic:spPr>
                  <a:xfrm>
                    <a:off x="0" y="0"/>
                    <a:ext cx="405765" cy="261620"/>
                  </a:xfrm>
                  <a:prstGeom prst="rect">
                    <a:avLst/>
                  </a:prstGeom>
                  <a:noFill/>
                  <a:ln>
                    <a:noFill/>
                  </a:ln>
                </pic:spPr>
              </pic:pic>
            </a:graphicData>
          </a:graphic>
        </wp:inline>
      </w:drawing>
    </w:r>
    <w:r>
      <w:rPr>
        <w:rFonts w:hint="eastAsia"/>
        <w:bCs/>
      </w:rPr>
      <w:t xml:space="preserve">成都成电医星数字健康软件有限公司       </w:t>
    </w:r>
    <w:r>
      <w:t xml:space="preserve">                    </w:t>
    </w:r>
    <w:r>
      <w:rPr>
        <w:rFonts w:hint="eastAsia"/>
        <w:b/>
      </w:rPr>
      <w:t xml:space="preserve">      </w:t>
    </w:r>
    <w:r>
      <w:rPr>
        <w:rFonts w:hint="eastAsia"/>
        <w:b/>
        <w:sz w:val="21"/>
        <w:szCs w:val="21"/>
      </w:rPr>
      <w:t xml:space="preserve">              </w:t>
    </w:r>
    <w:r>
      <w:rPr>
        <w:rFonts w:hint="eastAsia"/>
        <w:bCs/>
      </w:rPr>
      <w:t>概要设计说明书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
    <w:nsid w:val="14221685"/>
    <w:multiLevelType w:val="multilevel"/>
    <w:tmpl w:val="14221685"/>
    <w:lvl w:ilvl="0" w:tentative="0">
      <w:start w:val="1"/>
      <w:numFmt w:val="decimal"/>
      <w:pStyle w:val="3"/>
      <w:lvlText w:val="%1"/>
      <w:lvlJc w:val="left"/>
      <w:pPr>
        <w:tabs>
          <w:tab w:val="left" w:pos="425"/>
        </w:tabs>
        <w:ind w:left="425" w:hanging="425"/>
      </w:pPr>
    </w:lvl>
    <w:lvl w:ilvl="1" w:tentative="0">
      <w:start w:val="1"/>
      <w:numFmt w:val="decimal"/>
      <w:lvlText w:val="%1.%2"/>
      <w:lvlJc w:val="left"/>
      <w:pPr>
        <w:tabs>
          <w:tab w:val="left" w:pos="1145"/>
        </w:tabs>
        <w:ind w:left="992" w:hanging="567"/>
      </w:pPr>
    </w:lvl>
    <w:lvl w:ilvl="2" w:tentative="0">
      <w:start w:val="1"/>
      <w:numFmt w:val="decimal"/>
      <w:pStyle w:val="5"/>
      <w:lvlText w:val="%1.%2.%3"/>
      <w:lvlJc w:val="left"/>
      <w:pPr>
        <w:tabs>
          <w:tab w:val="left" w:pos="2291"/>
        </w:tabs>
        <w:ind w:left="1418" w:hanging="567"/>
      </w:pPr>
    </w:lvl>
    <w:lvl w:ilvl="3" w:tentative="0">
      <w:start w:val="1"/>
      <w:numFmt w:val="decimal"/>
      <w:pStyle w:val="6"/>
      <w:lvlText w:val="%1.%2.%3.%4"/>
      <w:lvlJc w:val="left"/>
      <w:pPr>
        <w:tabs>
          <w:tab w:val="left" w:pos="4352"/>
        </w:tabs>
        <w:ind w:left="3260" w:hanging="708"/>
      </w:pPr>
    </w:lvl>
    <w:lvl w:ilvl="4" w:tentative="0">
      <w:start w:val="1"/>
      <w:numFmt w:val="decimal"/>
      <w:pStyle w:val="7"/>
      <w:lvlText w:val="%1.%2.%3.%4.%5"/>
      <w:lvlJc w:val="left"/>
      <w:pPr>
        <w:tabs>
          <w:tab w:val="left" w:pos="3861"/>
        </w:tabs>
        <w:ind w:left="2551" w:hanging="850"/>
      </w:pPr>
    </w:lvl>
    <w:lvl w:ilvl="5" w:tentative="0">
      <w:start w:val="1"/>
      <w:numFmt w:val="decimal"/>
      <w:lvlText w:val="%1.%2.%3.%4.%5.%6"/>
      <w:lvlJc w:val="left"/>
      <w:pPr>
        <w:tabs>
          <w:tab w:val="left" w:pos="4646"/>
        </w:tabs>
        <w:ind w:left="3260" w:hanging="1134"/>
      </w:pPr>
    </w:lvl>
    <w:lvl w:ilvl="6" w:tentative="0">
      <w:start w:val="1"/>
      <w:numFmt w:val="decimal"/>
      <w:lvlText w:val="%1.%2.%3.%4.%5.%6.%7"/>
      <w:lvlJc w:val="left"/>
      <w:pPr>
        <w:tabs>
          <w:tab w:val="left" w:pos="5431"/>
        </w:tabs>
        <w:ind w:left="3827" w:hanging="1276"/>
      </w:pPr>
    </w:lvl>
    <w:lvl w:ilvl="7" w:tentative="0">
      <w:start w:val="1"/>
      <w:numFmt w:val="decimal"/>
      <w:lvlText w:val="%1.%2.%3.%4.%5.%6.%7.%8"/>
      <w:lvlJc w:val="left"/>
      <w:pPr>
        <w:tabs>
          <w:tab w:val="left" w:pos="6216"/>
        </w:tabs>
        <w:ind w:left="4394" w:hanging="1418"/>
      </w:pPr>
    </w:lvl>
    <w:lvl w:ilvl="8" w:tentative="0">
      <w:start w:val="1"/>
      <w:numFmt w:val="decimal"/>
      <w:lvlText w:val="%1.%2.%3.%4.%5.%6.%7.%8.%9"/>
      <w:lvlJc w:val="left"/>
      <w:pPr>
        <w:tabs>
          <w:tab w:val="left" w:pos="7362"/>
        </w:tabs>
        <w:ind w:left="5102" w:hanging="1700"/>
      </w:pPr>
    </w:lvl>
  </w:abstractNum>
  <w:abstractNum w:abstractNumId="2">
    <w:nsid w:val="21323467"/>
    <w:multiLevelType w:val="singleLevel"/>
    <w:tmpl w:val="21323467"/>
    <w:lvl w:ilvl="0" w:tentative="0">
      <w:start w:val="1"/>
      <w:numFmt w:val="decimal"/>
      <w:pStyle w:val="63"/>
      <w:lvlText w:val="%1."/>
      <w:lvlJc w:val="left"/>
      <w:pPr>
        <w:tabs>
          <w:tab w:val="left" w:pos="1145"/>
        </w:tabs>
        <w:ind w:left="902" w:hanging="477"/>
      </w:pPr>
      <w:rPr>
        <w:rFonts w:hint="eastAsia"/>
      </w:rPr>
    </w:lvl>
  </w:abstractNum>
  <w:abstractNum w:abstractNumId="3">
    <w:nsid w:val="40177D71"/>
    <w:multiLevelType w:val="multilevel"/>
    <w:tmpl w:val="40177D71"/>
    <w:lvl w:ilvl="0" w:tentative="0">
      <w:start w:val="1"/>
      <w:numFmt w:val="decimal"/>
      <w:pStyle w:val="54"/>
      <w:lvlText w:val="图%1"/>
      <w:lvlJc w:val="left"/>
      <w:pPr>
        <w:tabs>
          <w:tab w:val="left" w:pos="1274"/>
        </w:tabs>
        <w:ind w:left="1274"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77"/>
      <w:suff w:val="space"/>
      <w:lvlText w:val="表%9"/>
      <w:lvlJc w:val="center"/>
      <w:pPr>
        <w:ind w:left="0" w:firstLine="0"/>
      </w:pPr>
      <w:rPr>
        <w:rFonts w:hint="default" w:ascii="Arial" w:hAnsi="Arial" w:eastAsia="黑体"/>
        <w:b w:val="0"/>
        <w:i w:val="0"/>
        <w:sz w:val="18"/>
        <w:szCs w:val="18"/>
      </w:rPr>
    </w:lvl>
  </w:abstractNum>
  <w:num w:numId="1">
    <w:abstractNumId w:val="1"/>
  </w:num>
  <w:num w:numId="2">
    <w:abstractNumId w:val="3"/>
  </w:num>
  <w:num w:numId="3">
    <w:abstractNumId w:val="2"/>
    <w:lvlOverride w:ilvl="0">
      <w:startOverride w:val="1"/>
    </w:lvlOverride>
  </w:num>
  <w:num w:numId="4">
    <w:abstractNumId w:val="4"/>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狼兜里有糖">
    <w15:presenceInfo w15:providerId="None" w15:userId="狼兜里有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0DB"/>
    <w:rsid w:val="00002F5C"/>
    <w:rsid w:val="0001136D"/>
    <w:rsid w:val="00014367"/>
    <w:rsid w:val="00022924"/>
    <w:rsid w:val="00022A61"/>
    <w:rsid w:val="000243F8"/>
    <w:rsid w:val="000316A2"/>
    <w:rsid w:val="00035713"/>
    <w:rsid w:val="00035EAC"/>
    <w:rsid w:val="0003733F"/>
    <w:rsid w:val="00041291"/>
    <w:rsid w:val="00046A48"/>
    <w:rsid w:val="000474A8"/>
    <w:rsid w:val="00054379"/>
    <w:rsid w:val="00062356"/>
    <w:rsid w:val="00062DA7"/>
    <w:rsid w:val="00063AD1"/>
    <w:rsid w:val="00064B36"/>
    <w:rsid w:val="00072F81"/>
    <w:rsid w:val="00083413"/>
    <w:rsid w:val="00083E21"/>
    <w:rsid w:val="000868BF"/>
    <w:rsid w:val="00090793"/>
    <w:rsid w:val="00096AAD"/>
    <w:rsid w:val="00096D2B"/>
    <w:rsid w:val="0009781D"/>
    <w:rsid w:val="000A0738"/>
    <w:rsid w:val="000A370F"/>
    <w:rsid w:val="000A60AA"/>
    <w:rsid w:val="000A628F"/>
    <w:rsid w:val="000A6484"/>
    <w:rsid w:val="000B0299"/>
    <w:rsid w:val="000B03E7"/>
    <w:rsid w:val="000B10E1"/>
    <w:rsid w:val="000B455A"/>
    <w:rsid w:val="000B4D72"/>
    <w:rsid w:val="000B658D"/>
    <w:rsid w:val="000B68F8"/>
    <w:rsid w:val="000B7833"/>
    <w:rsid w:val="000C013B"/>
    <w:rsid w:val="000C0AC6"/>
    <w:rsid w:val="000C1A04"/>
    <w:rsid w:val="000C1F5B"/>
    <w:rsid w:val="000C238E"/>
    <w:rsid w:val="000C31DD"/>
    <w:rsid w:val="000C52FC"/>
    <w:rsid w:val="000C538F"/>
    <w:rsid w:val="000C604C"/>
    <w:rsid w:val="000D2B19"/>
    <w:rsid w:val="000D47E9"/>
    <w:rsid w:val="000D5AF7"/>
    <w:rsid w:val="000E2398"/>
    <w:rsid w:val="000E2619"/>
    <w:rsid w:val="000E330A"/>
    <w:rsid w:val="000E366F"/>
    <w:rsid w:val="000E4630"/>
    <w:rsid w:val="000E65FC"/>
    <w:rsid w:val="000F05E2"/>
    <w:rsid w:val="000F1A11"/>
    <w:rsid w:val="000F2F08"/>
    <w:rsid w:val="000F5493"/>
    <w:rsid w:val="000F7530"/>
    <w:rsid w:val="001006DA"/>
    <w:rsid w:val="00101399"/>
    <w:rsid w:val="001020D8"/>
    <w:rsid w:val="00104E96"/>
    <w:rsid w:val="0010600B"/>
    <w:rsid w:val="00112526"/>
    <w:rsid w:val="001126C1"/>
    <w:rsid w:val="00112F22"/>
    <w:rsid w:val="00117413"/>
    <w:rsid w:val="0011764E"/>
    <w:rsid w:val="001213EF"/>
    <w:rsid w:val="00122476"/>
    <w:rsid w:val="00122C3A"/>
    <w:rsid w:val="00125805"/>
    <w:rsid w:val="00125F6A"/>
    <w:rsid w:val="0013088D"/>
    <w:rsid w:val="001310D4"/>
    <w:rsid w:val="001330F1"/>
    <w:rsid w:val="00133C46"/>
    <w:rsid w:val="00135E08"/>
    <w:rsid w:val="00141A01"/>
    <w:rsid w:val="00141EED"/>
    <w:rsid w:val="00145051"/>
    <w:rsid w:val="00145196"/>
    <w:rsid w:val="00155287"/>
    <w:rsid w:val="00155968"/>
    <w:rsid w:val="001570FA"/>
    <w:rsid w:val="00157A97"/>
    <w:rsid w:val="001614E5"/>
    <w:rsid w:val="00163C53"/>
    <w:rsid w:val="00163CFF"/>
    <w:rsid w:val="0016567E"/>
    <w:rsid w:val="0017016B"/>
    <w:rsid w:val="001715FB"/>
    <w:rsid w:val="001725EA"/>
    <w:rsid w:val="00173ACA"/>
    <w:rsid w:val="00174DA4"/>
    <w:rsid w:val="00176020"/>
    <w:rsid w:val="001760D9"/>
    <w:rsid w:val="0018067A"/>
    <w:rsid w:val="00180D17"/>
    <w:rsid w:val="00182ED0"/>
    <w:rsid w:val="00183DB9"/>
    <w:rsid w:val="0018425C"/>
    <w:rsid w:val="0018527E"/>
    <w:rsid w:val="00187128"/>
    <w:rsid w:val="0018773E"/>
    <w:rsid w:val="00187DA2"/>
    <w:rsid w:val="00193392"/>
    <w:rsid w:val="0019437F"/>
    <w:rsid w:val="001970DD"/>
    <w:rsid w:val="0019747C"/>
    <w:rsid w:val="001A1AEA"/>
    <w:rsid w:val="001A265C"/>
    <w:rsid w:val="001A44F6"/>
    <w:rsid w:val="001A52F9"/>
    <w:rsid w:val="001B0995"/>
    <w:rsid w:val="001B43D3"/>
    <w:rsid w:val="001B55C6"/>
    <w:rsid w:val="001B5777"/>
    <w:rsid w:val="001B7FE8"/>
    <w:rsid w:val="001C202A"/>
    <w:rsid w:val="001C219B"/>
    <w:rsid w:val="001C3745"/>
    <w:rsid w:val="001C6DD7"/>
    <w:rsid w:val="001D0F9E"/>
    <w:rsid w:val="001D415B"/>
    <w:rsid w:val="001E1302"/>
    <w:rsid w:val="001E187D"/>
    <w:rsid w:val="001E2647"/>
    <w:rsid w:val="001E5980"/>
    <w:rsid w:val="001E601B"/>
    <w:rsid w:val="001E6AFE"/>
    <w:rsid w:val="001F315D"/>
    <w:rsid w:val="001F4024"/>
    <w:rsid w:val="001F46C5"/>
    <w:rsid w:val="00203839"/>
    <w:rsid w:val="002053F6"/>
    <w:rsid w:val="002059C8"/>
    <w:rsid w:val="00213174"/>
    <w:rsid w:val="00214F6F"/>
    <w:rsid w:val="002152A8"/>
    <w:rsid w:val="00215676"/>
    <w:rsid w:val="00215742"/>
    <w:rsid w:val="00215776"/>
    <w:rsid w:val="00215A0C"/>
    <w:rsid w:val="002211A2"/>
    <w:rsid w:val="00223024"/>
    <w:rsid w:val="00225524"/>
    <w:rsid w:val="0022596C"/>
    <w:rsid w:val="0022601E"/>
    <w:rsid w:val="002277A0"/>
    <w:rsid w:val="00231E3A"/>
    <w:rsid w:val="00233BDE"/>
    <w:rsid w:val="00235EB4"/>
    <w:rsid w:val="00236F93"/>
    <w:rsid w:val="0024127B"/>
    <w:rsid w:val="00241F93"/>
    <w:rsid w:val="00251F24"/>
    <w:rsid w:val="00255A1A"/>
    <w:rsid w:val="00256223"/>
    <w:rsid w:val="0025726B"/>
    <w:rsid w:val="0026329C"/>
    <w:rsid w:val="00264B44"/>
    <w:rsid w:val="00266F8B"/>
    <w:rsid w:val="002673D1"/>
    <w:rsid w:val="00267609"/>
    <w:rsid w:val="0027125D"/>
    <w:rsid w:val="002714FB"/>
    <w:rsid w:val="00284658"/>
    <w:rsid w:val="00286361"/>
    <w:rsid w:val="002863F2"/>
    <w:rsid w:val="00287EA3"/>
    <w:rsid w:val="0029239B"/>
    <w:rsid w:val="00293C3C"/>
    <w:rsid w:val="00294709"/>
    <w:rsid w:val="002948FC"/>
    <w:rsid w:val="00295526"/>
    <w:rsid w:val="002A3DBE"/>
    <w:rsid w:val="002B366C"/>
    <w:rsid w:val="002B4D6B"/>
    <w:rsid w:val="002B6075"/>
    <w:rsid w:val="002B6A52"/>
    <w:rsid w:val="002B78B4"/>
    <w:rsid w:val="002C1BEC"/>
    <w:rsid w:val="002C35A8"/>
    <w:rsid w:val="002C7DFE"/>
    <w:rsid w:val="002D2CB2"/>
    <w:rsid w:val="002D37D0"/>
    <w:rsid w:val="002D591E"/>
    <w:rsid w:val="002D633E"/>
    <w:rsid w:val="002D67F4"/>
    <w:rsid w:val="002D6E45"/>
    <w:rsid w:val="002E121A"/>
    <w:rsid w:val="002E182C"/>
    <w:rsid w:val="002E32F4"/>
    <w:rsid w:val="002E4515"/>
    <w:rsid w:val="002F407E"/>
    <w:rsid w:val="002F4EDF"/>
    <w:rsid w:val="00300EAE"/>
    <w:rsid w:val="00301DC3"/>
    <w:rsid w:val="00302B76"/>
    <w:rsid w:val="00305B64"/>
    <w:rsid w:val="0031087D"/>
    <w:rsid w:val="003249E0"/>
    <w:rsid w:val="003343A5"/>
    <w:rsid w:val="00334864"/>
    <w:rsid w:val="00334A7E"/>
    <w:rsid w:val="00335E78"/>
    <w:rsid w:val="00335EE6"/>
    <w:rsid w:val="0033697D"/>
    <w:rsid w:val="003373EF"/>
    <w:rsid w:val="00337B09"/>
    <w:rsid w:val="00341083"/>
    <w:rsid w:val="00342FBB"/>
    <w:rsid w:val="00345206"/>
    <w:rsid w:val="003506CA"/>
    <w:rsid w:val="00350A04"/>
    <w:rsid w:val="00350EF1"/>
    <w:rsid w:val="003539FA"/>
    <w:rsid w:val="003540A0"/>
    <w:rsid w:val="0035614D"/>
    <w:rsid w:val="00357372"/>
    <w:rsid w:val="00357E69"/>
    <w:rsid w:val="0036399D"/>
    <w:rsid w:val="00365DC1"/>
    <w:rsid w:val="00365DFF"/>
    <w:rsid w:val="0036607F"/>
    <w:rsid w:val="00370790"/>
    <w:rsid w:val="00372056"/>
    <w:rsid w:val="00372EB5"/>
    <w:rsid w:val="00374746"/>
    <w:rsid w:val="00377C59"/>
    <w:rsid w:val="003810D2"/>
    <w:rsid w:val="00382626"/>
    <w:rsid w:val="003828A1"/>
    <w:rsid w:val="0038593D"/>
    <w:rsid w:val="00385D20"/>
    <w:rsid w:val="00390106"/>
    <w:rsid w:val="003932B4"/>
    <w:rsid w:val="0039493A"/>
    <w:rsid w:val="00395282"/>
    <w:rsid w:val="00395471"/>
    <w:rsid w:val="003A7F7D"/>
    <w:rsid w:val="003B176C"/>
    <w:rsid w:val="003B36B6"/>
    <w:rsid w:val="003B374A"/>
    <w:rsid w:val="003B5598"/>
    <w:rsid w:val="003B6ABF"/>
    <w:rsid w:val="003C1157"/>
    <w:rsid w:val="003C318D"/>
    <w:rsid w:val="003C586D"/>
    <w:rsid w:val="003C6884"/>
    <w:rsid w:val="003D2775"/>
    <w:rsid w:val="003E2C8A"/>
    <w:rsid w:val="003E5849"/>
    <w:rsid w:val="003E6248"/>
    <w:rsid w:val="003F2CBC"/>
    <w:rsid w:val="003F606A"/>
    <w:rsid w:val="00400A26"/>
    <w:rsid w:val="00400FAA"/>
    <w:rsid w:val="0040556B"/>
    <w:rsid w:val="00407EF2"/>
    <w:rsid w:val="00411EA5"/>
    <w:rsid w:val="00411F1A"/>
    <w:rsid w:val="00412752"/>
    <w:rsid w:val="00412D41"/>
    <w:rsid w:val="0041338B"/>
    <w:rsid w:val="00413568"/>
    <w:rsid w:val="00413A59"/>
    <w:rsid w:val="00417CB4"/>
    <w:rsid w:val="00422431"/>
    <w:rsid w:val="00422E64"/>
    <w:rsid w:val="00423344"/>
    <w:rsid w:val="00423672"/>
    <w:rsid w:val="00424A3C"/>
    <w:rsid w:val="004251D5"/>
    <w:rsid w:val="004266CA"/>
    <w:rsid w:val="00426FB1"/>
    <w:rsid w:val="00430520"/>
    <w:rsid w:val="004331A0"/>
    <w:rsid w:val="004352D4"/>
    <w:rsid w:val="00437FB5"/>
    <w:rsid w:val="00441725"/>
    <w:rsid w:val="00442BFA"/>
    <w:rsid w:val="004433AB"/>
    <w:rsid w:val="0044510A"/>
    <w:rsid w:val="00451195"/>
    <w:rsid w:val="0045144F"/>
    <w:rsid w:val="00452037"/>
    <w:rsid w:val="0045549E"/>
    <w:rsid w:val="00463250"/>
    <w:rsid w:val="00465D61"/>
    <w:rsid w:val="00467283"/>
    <w:rsid w:val="004724A7"/>
    <w:rsid w:val="00473980"/>
    <w:rsid w:val="00473E60"/>
    <w:rsid w:val="0047489C"/>
    <w:rsid w:val="00474E9B"/>
    <w:rsid w:val="00475970"/>
    <w:rsid w:val="004778EF"/>
    <w:rsid w:val="0048030F"/>
    <w:rsid w:val="004806D8"/>
    <w:rsid w:val="004817D1"/>
    <w:rsid w:val="00482FFF"/>
    <w:rsid w:val="004830C1"/>
    <w:rsid w:val="0048466F"/>
    <w:rsid w:val="00484868"/>
    <w:rsid w:val="004853BE"/>
    <w:rsid w:val="00486CA0"/>
    <w:rsid w:val="00487406"/>
    <w:rsid w:val="0048769D"/>
    <w:rsid w:val="00490123"/>
    <w:rsid w:val="0049192E"/>
    <w:rsid w:val="0049427C"/>
    <w:rsid w:val="00497721"/>
    <w:rsid w:val="004A18C1"/>
    <w:rsid w:val="004A200C"/>
    <w:rsid w:val="004B1B27"/>
    <w:rsid w:val="004B3534"/>
    <w:rsid w:val="004B55CC"/>
    <w:rsid w:val="004B5D70"/>
    <w:rsid w:val="004C0E02"/>
    <w:rsid w:val="004C38AE"/>
    <w:rsid w:val="004C6223"/>
    <w:rsid w:val="004C6545"/>
    <w:rsid w:val="004D08CD"/>
    <w:rsid w:val="004D3E2A"/>
    <w:rsid w:val="004D4642"/>
    <w:rsid w:val="004D4CBF"/>
    <w:rsid w:val="004D52F2"/>
    <w:rsid w:val="004D5367"/>
    <w:rsid w:val="004E1EF1"/>
    <w:rsid w:val="004E2087"/>
    <w:rsid w:val="004E2126"/>
    <w:rsid w:val="004E2AFD"/>
    <w:rsid w:val="004E43EA"/>
    <w:rsid w:val="004E5333"/>
    <w:rsid w:val="004F1DEE"/>
    <w:rsid w:val="004F7830"/>
    <w:rsid w:val="00500235"/>
    <w:rsid w:val="00500700"/>
    <w:rsid w:val="00500C63"/>
    <w:rsid w:val="00502358"/>
    <w:rsid w:val="005030DF"/>
    <w:rsid w:val="005032B9"/>
    <w:rsid w:val="005035C6"/>
    <w:rsid w:val="00515568"/>
    <w:rsid w:val="00516995"/>
    <w:rsid w:val="00522275"/>
    <w:rsid w:val="00522A42"/>
    <w:rsid w:val="00525980"/>
    <w:rsid w:val="005269D6"/>
    <w:rsid w:val="0052762A"/>
    <w:rsid w:val="00530C41"/>
    <w:rsid w:val="00530E33"/>
    <w:rsid w:val="00530E91"/>
    <w:rsid w:val="00531DEC"/>
    <w:rsid w:val="00534735"/>
    <w:rsid w:val="00535158"/>
    <w:rsid w:val="005401F0"/>
    <w:rsid w:val="005406C2"/>
    <w:rsid w:val="00542117"/>
    <w:rsid w:val="00542D43"/>
    <w:rsid w:val="00542E39"/>
    <w:rsid w:val="00543675"/>
    <w:rsid w:val="00546A63"/>
    <w:rsid w:val="00547D50"/>
    <w:rsid w:val="00547FDE"/>
    <w:rsid w:val="0055305C"/>
    <w:rsid w:val="00556ADD"/>
    <w:rsid w:val="00557452"/>
    <w:rsid w:val="00565B3A"/>
    <w:rsid w:val="005677C6"/>
    <w:rsid w:val="00571CBB"/>
    <w:rsid w:val="00573A60"/>
    <w:rsid w:val="00577E3F"/>
    <w:rsid w:val="0058309F"/>
    <w:rsid w:val="00584E71"/>
    <w:rsid w:val="0058632A"/>
    <w:rsid w:val="0058654B"/>
    <w:rsid w:val="00592326"/>
    <w:rsid w:val="00592BAF"/>
    <w:rsid w:val="00594640"/>
    <w:rsid w:val="00594831"/>
    <w:rsid w:val="00594BCE"/>
    <w:rsid w:val="005A33EF"/>
    <w:rsid w:val="005A35C1"/>
    <w:rsid w:val="005A4DA6"/>
    <w:rsid w:val="005A511F"/>
    <w:rsid w:val="005A5C4B"/>
    <w:rsid w:val="005A7CDD"/>
    <w:rsid w:val="005B0D87"/>
    <w:rsid w:val="005B3788"/>
    <w:rsid w:val="005B51DF"/>
    <w:rsid w:val="005C03B2"/>
    <w:rsid w:val="005C53A3"/>
    <w:rsid w:val="005C620C"/>
    <w:rsid w:val="005C667C"/>
    <w:rsid w:val="005C6EB9"/>
    <w:rsid w:val="005D05CF"/>
    <w:rsid w:val="005D0A7B"/>
    <w:rsid w:val="005D5585"/>
    <w:rsid w:val="005D55C5"/>
    <w:rsid w:val="005D7E41"/>
    <w:rsid w:val="005E1CB5"/>
    <w:rsid w:val="005E76A5"/>
    <w:rsid w:val="005F054A"/>
    <w:rsid w:val="005F390C"/>
    <w:rsid w:val="005F5927"/>
    <w:rsid w:val="00602338"/>
    <w:rsid w:val="00602DD8"/>
    <w:rsid w:val="00603ABD"/>
    <w:rsid w:val="00603F39"/>
    <w:rsid w:val="00611636"/>
    <w:rsid w:val="00612FBF"/>
    <w:rsid w:val="00616124"/>
    <w:rsid w:val="00621DFC"/>
    <w:rsid w:val="00622250"/>
    <w:rsid w:val="00623D44"/>
    <w:rsid w:val="00624A53"/>
    <w:rsid w:val="00624BC6"/>
    <w:rsid w:val="00630EDE"/>
    <w:rsid w:val="006325F2"/>
    <w:rsid w:val="00633B3C"/>
    <w:rsid w:val="00634472"/>
    <w:rsid w:val="00635DF2"/>
    <w:rsid w:val="006374AA"/>
    <w:rsid w:val="006428FF"/>
    <w:rsid w:val="00643C48"/>
    <w:rsid w:val="006443E5"/>
    <w:rsid w:val="00647E62"/>
    <w:rsid w:val="00650C35"/>
    <w:rsid w:val="00651624"/>
    <w:rsid w:val="00651694"/>
    <w:rsid w:val="00653F1D"/>
    <w:rsid w:val="00655C0A"/>
    <w:rsid w:val="00661885"/>
    <w:rsid w:val="006639F5"/>
    <w:rsid w:val="006647E0"/>
    <w:rsid w:val="0066725C"/>
    <w:rsid w:val="006706D6"/>
    <w:rsid w:val="006719A0"/>
    <w:rsid w:val="00672200"/>
    <w:rsid w:val="00672FAE"/>
    <w:rsid w:val="006744D8"/>
    <w:rsid w:val="00676D48"/>
    <w:rsid w:val="00682CA7"/>
    <w:rsid w:val="00687603"/>
    <w:rsid w:val="00696E80"/>
    <w:rsid w:val="0069768B"/>
    <w:rsid w:val="006A1B1E"/>
    <w:rsid w:val="006A3DA4"/>
    <w:rsid w:val="006A5207"/>
    <w:rsid w:val="006A76AB"/>
    <w:rsid w:val="006B0998"/>
    <w:rsid w:val="006B1141"/>
    <w:rsid w:val="006B2ACD"/>
    <w:rsid w:val="006B418D"/>
    <w:rsid w:val="006B542B"/>
    <w:rsid w:val="006B594B"/>
    <w:rsid w:val="006B7290"/>
    <w:rsid w:val="006C12E6"/>
    <w:rsid w:val="006C5F04"/>
    <w:rsid w:val="006D3297"/>
    <w:rsid w:val="006D58A4"/>
    <w:rsid w:val="006E1101"/>
    <w:rsid w:val="006E1FA0"/>
    <w:rsid w:val="006F083D"/>
    <w:rsid w:val="006F2FA3"/>
    <w:rsid w:val="006F6D75"/>
    <w:rsid w:val="00704836"/>
    <w:rsid w:val="00705DC3"/>
    <w:rsid w:val="00707090"/>
    <w:rsid w:val="007077C3"/>
    <w:rsid w:val="00710B96"/>
    <w:rsid w:val="0071215D"/>
    <w:rsid w:val="00717035"/>
    <w:rsid w:val="0071732A"/>
    <w:rsid w:val="00717C15"/>
    <w:rsid w:val="00726F1A"/>
    <w:rsid w:val="00734ACA"/>
    <w:rsid w:val="00734B77"/>
    <w:rsid w:val="007378D2"/>
    <w:rsid w:val="007430C3"/>
    <w:rsid w:val="00747EFF"/>
    <w:rsid w:val="00756DFD"/>
    <w:rsid w:val="0076110F"/>
    <w:rsid w:val="00764356"/>
    <w:rsid w:val="00765AE7"/>
    <w:rsid w:val="00767D12"/>
    <w:rsid w:val="00770314"/>
    <w:rsid w:val="00770AC8"/>
    <w:rsid w:val="007749F6"/>
    <w:rsid w:val="007751DD"/>
    <w:rsid w:val="007768BA"/>
    <w:rsid w:val="00777AB8"/>
    <w:rsid w:val="00781B2F"/>
    <w:rsid w:val="0078288A"/>
    <w:rsid w:val="00783784"/>
    <w:rsid w:val="00784E61"/>
    <w:rsid w:val="00785536"/>
    <w:rsid w:val="0079203B"/>
    <w:rsid w:val="00793E2D"/>
    <w:rsid w:val="007A2413"/>
    <w:rsid w:val="007A2AFC"/>
    <w:rsid w:val="007B0326"/>
    <w:rsid w:val="007B152F"/>
    <w:rsid w:val="007B5220"/>
    <w:rsid w:val="007B53B3"/>
    <w:rsid w:val="007B57E3"/>
    <w:rsid w:val="007B6948"/>
    <w:rsid w:val="007B7106"/>
    <w:rsid w:val="007B7253"/>
    <w:rsid w:val="007C0AC4"/>
    <w:rsid w:val="007C4A44"/>
    <w:rsid w:val="007C6164"/>
    <w:rsid w:val="007C74AF"/>
    <w:rsid w:val="007D5490"/>
    <w:rsid w:val="007D7C84"/>
    <w:rsid w:val="007E265C"/>
    <w:rsid w:val="007E4624"/>
    <w:rsid w:val="007E4FCB"/>
    <w:rsid w:val="007E739B"/>
    <w:rsid w:val="007E7897"/>
    <w:rsid w:val="007F122B"/>
    <w:rsid w:val="007F1A93"/>
    <w:rsid w:val="007F20C8"/>
    <w:rsid w:val="007F31BB"/>
    <w:rsid w:val="007F3C1A"/>
    <w:rsid w:val="007F3E65"/>
    <w:rsid w:val="007F445B"/>
    <w:rsid w:val="007F6500"/>
    <w:rsid w:val="008026AC"/>
    <w:rsid w:val="0080369C"/>
    <w:rsid w:val="00803901"/>
    <w:rsid w:val="008057C9"/>
    <w:rsid w:val="00805C0F"/>
    <w:rsid w:val="008062AF"/>
    <w:rsid w:val="00810C38"/>
    <w:rsid w:val="00813618"/>
    <w:rsid w:val="00815C7E"/>
    <w:rsid w:val="0082349E"/>
    <w:rsid w:val="008236DD"/>
    <w:rsid w:val="00826256"/>
    <w:rsid w:val="00826610"/>
    <w:rsid w:val="00827422"/>
    <w:rsid w:val="00833252"/>
    <w:rsid w:val="00834B78"/>
    <w:rsid w:val="00836226"/>
    <w:rsid w:val="00836AE4"/>
    <w:rsid w:val="0083799D"/>
    <w:rsid w:val="008408C5"/>
    <w:rsid w:val="00840B0F"/>
    <w:rsid w:val="008418EF"/>
    <w:rsid w:val="00842244"/>
    <w:rsid w:val="00843105"/>
    <w:rsid w:val="0084392F"/>
    <w:rsid w:val="00843EEA"/>
    <w:rsid w:val="00844586"/>
    <w:rsid w:val="0084793E"/>
    <w:rsid w:val="00847E36"/>
    <w:rsid w:val="008510AB"/>
    <w:rsid w:val="00851BB0"/>
    <w:rsid w:val="00856671"/>
    <w:rsid w:val="00856DF1"/>
    <w:rsid w:val="00861825"/>
    <w:rsid w:val="00861AA4"/>
    <w:rsid w:val="00864881"/>
    <w:rsid w:val="00865CEB"/>
    <w:rsid w:val="008700FF"/>
    <w:rsid w:val="0087020C"/>
    <w:rsid w:val="0087128F"/>
    <w:rsid w:val="00872D60"/>
    <w:rsid w:val="0087369D"/>
    <w:rsid w:val="00873D32"/>
    <w:rsid w:val="00884B29"/>
    <w:rsid w:val="00885333"/>
    <w:rsid w:val="00885751"/>
    <w:rsid w:val="0089134C"/>
    <w:rsid w:val="00892EEF"/>
    <w:rsid w:val="008960B4"/>
    <w:rsid w:val="00896B4C"/>
    <w:rsid w:val="00897FDF"/>
    <w:rsid w:val="008A0B80"/>
    <w:rsid w:val="008A17CF"/>
    <w:rsid w:val="008A4DE6"/>
    <w:rsid w:val="008A69A9"/>
    <w:rsid w:val="008A7695"/>
    <w:rsid w:val="008B0772"/>
    <w:rsid w:val="008B1470"/>
    <w:rsid w:val="008B5A23"/>
    <w:rsid w:val="008B6EA5"/>
    <w:rsid w:val="008B715D"/>
    <w:rsid w:val="008B7D7F"/>
    <w:rsid w:val="008C479E"/>
    <w:rsid w:val="008C7F8F"/>
    <w:rsid w:val="008D15B1"/>
    <w:rsid w:val="008D2991"/>
    <w:rsid w:val="008D5AFB"/>
    <w:rsid w:val="008E274A"/>
    <w:rsid w:val="008E360D"/>
    <w:rsid w:val="008E363B"/>
    <w:rsid w:val="008E5429"/>
    <w:rsid w:val="008E573A"/>
    <w:rsid w:val="008E5EBD"/>
    <w:rsid w:val="008E79CF"/>
    <w:rsid w:val="008F1E4F"/>
    <w:rsid w:val="008F3E84"/>
    <w:rsid w:val="008F4E36"/>
    <w:rsid w:val="00901689"/>
    <w:rsid w:val="00901973"/>
    <w:rsid w:val="00901BBA"/>
    <w:rsid w:val="009023F3"/>
    <w:rsid w:val="0090396A"/>
    <w:rsid w:val="00905B63"/>
    <w:rsid w:val="00906637"/>
    <w:rsid w:val="00906AF3"/>
    <w:rsid w:val="00907AF4"/>
    <w:rsid w:val="0091410B"/>
    <w:rsid w:val="0091500E"/>
    <w:rsid w:val="0091508C"/>
    <w:rsid w:val="00922829"/>
    <w:rsid w:val="00926A26"/>
    <w:rsid w:val="00932C05"/>
    <w:rsid w:val="0093348B"/>
    <w:rsid w:val="00933786"/>
    <w:rsid w:val="00934E21"/>
    <w:rsid w:val="00935EBE"/>
    <w:rsid w:val="00937757"/>
    <w:rsid w:val="00937E77"/>
    <w:rsid w:val="00940654"/>
    <w:rsid w:val="00940B3D"/>
    <w:rsid w:val="00942C30"/>
    <w:rsid w:val="009460CF"/>
    <w:rsid w:val="00947618"/>
    <w:rsid w:val="00955494"/>
    <w:rsid w:val="009555F6"/>
    <w:rsid w:val="00957BA6"/>
    <w:rsid w:val="00957CA2"/>
    <w:rsid w:val="00960245"/>
    <w:rsid w:val="00963585"/>
    <w:rsid w:val="00973311"/>
    <w:rsid w:val="0097554E"/>
    <w:rsid w:val="009759BE"/>
    <w:rsid w:val="009765A3"/>
    <w:rsid w:val="00977CAB"/>
    <w:rsid w:val="00981E58"/>
    <w:rsid w:val="0098200B"/>
    <w:rsid w:val="009837D1"/>
    <w:rsid w:val="00984101"/>
    <w:rsid w:val="0098591F"/>
    <w:rsid w:val="0099438A"/>
    <w:rsid w:val="009958F1"/>
    <w:rsid w:val="00996616"/>
    <w:rsid w:val="009A3043"/>
    <w:rsid w:val="009A3B5A"/>
    <w:rsid w:val="009B28DA"/>
    <w:rsid w:val="009B3B89"/>
    <w:rsid w:val="009B7BAD"/>
    <w:rsid w:val="009C0175"/>
    <w:rsid w:val="009C14E0"/>
    <w:rsid w:val="009C172E"/>
    <w:rsid w:val="009C4AEE"/>
    <w:rsid w:val="009C4FD8"/>
    <w:rsid w:val="009D0F19"/>
    <w:rsid w:val="009D2CC4"/>
    <w:rsid w:val="009D3213"/>
    <w:rsid w:val="009D4C2E"/>
    <w:rsid w:val="009D61D0"/>
    <w:rsid w:val="009E1E35"/>
    <w:rsid w:val="009E21EF"/>
    <w:rsid w:val="009F0801"/>
    <w:rsid w:val="009F2EEF"/>
    <w:rsid w:val="009F3B3E"/>
    <w:rsid w:val="009F7215"/>
    <w:rsid w:val="009F79CE"/>
    <w:rsid w:val="00A001E9"/>
    <w:rsid w:val="00A03ED1"/>
    <w:rsid w:val="00A04411"/>
    <w:rsid w:val="00A069D3"/>
    <w:rsid w:val="00A160A4"/>
    <w:rsid w:val="00A17E38"/>
    <w:rsid w:val="00A2172C"/>
    <w:rsid w:val="00A21974"/>
    <w:rsid w:val="00A2675D"/>
    <w:rsid w:val="00A30519"/>
    <w:rsid w:val="00A31570"/>
    <w:rsid w:val="00A31DFB"/>
    <w:rsid w:val="00A3270E"/>
    <w:rsid w:val="00A328B9"/>
    <w:rsid w:val="00A33A20"/>
    <w:rsid w:val="00A40091"/>
    <w:rsid w:val="00A415B0"/>
    <w:rsid w:val="00A42D1E"/>
    <w:rsid w:val="00A45F46"/>
    <w:rsid w:val="00A51A98"/>
    <w:rsid w:val="00A524DE"/>
    <w:rsid w:val="00A53B39"/>
    <w:rsid w:val="00A53D26"/>
    <w:rsid w:val="00A5420C"/>
    <w:rsid w:val="00A54808"/>
    <w:rsid w:val="00A556E8"/>
    <w:rsid w:val="00A565C2"/>
    <w:rsid w:val="00A65159"/>
    <w:rsid w:val="00A65800"/>
    <w:rsid w:val="00A66E1E"/>
    <w:rsid w:val="00A737B2"/>
    <w:rsid w:val="00A75292"/>
    <w:rsid w:val="00A80E1A"/>
    <w:rsid w:val="00A817D1"/>
    <w:rsid w:val="00A81E9F"/>
    <w:rsid w:val="00A84DFE"/>
    <w:rsid w:val="00A85674"/>
    <w:rsid w:val="00A877E3"/>
    <w:rsid w:val="00A908DD"/>
    <w:rsid w:val="00A918CA"/>
    <w:rsid w:val="00A9291E"/>
    <w:rsid w:val="00A93BA3"/>
    <w:rsid w:val="00A97E18"/>
    <w:rsid w:val="00AA1750"/>
    <w:rsid w:val="00AA2A86"/>
    <w:rsid w:val="00AA3CEC"/>
    <w:rsid w:val="00AA3EC6"/>
    <w:rsid w:val="00AA4709"/>
    <w:rsid w:val="00AA7749"/>
    <w:rsid w:val="00AB0FB3"/>
    <w:rsid w:val="00AB3FD3"/>
    <w:rsid w:val="00AB4D39"/>
    <w:rsid w:val="00AB6DFD"/>
    <w:rsid w:val="00AC512C"/>
    <w:rsid w:val="00AC5AF1"/>
    <w:rsid w:val="00AD2A68"/>
    <w:rsid w:val="00AD2AA4"/>
    <w:rsid w:val="00AD37B5"/>
    <w:rsid w:val="00AD4766"/>
    <w:rsid w:val="00AD6612"/>
    <w:rsid w:val="00AD66FD"/>
    <w:rsid w:val="00AE0AEA"/>
    <w:rsid w:val="00AE17DF"/>
    <w:rsid w:val="00AE66AD"/>
    <w:rsid w:val="00AE6AA4"/>
    <w:rsid w:val="00AE7B68"/>
    <w:rsid w:val="00AF1126"/>
    <w:rsid w:val="00AF4DF7"/>
    <w:rsid w:val="00B00B79"/>
    <w:rsid w:val="00B01CCE"/>
    <w:rsid w:val="00B042A1"/>
    <w:rsid w:val="00B063E2"/>
    <w:rsid w:val="00B066D3"/>
    <w:rsid w:val="00B06D71"/>
    <w:rsid w:val="00B07636"/>
    <w:rsid w:val="00B10DFD"/>
    <w:rsid w:val="00B1310F"/>
    <w:rsid w:val="00B14D2A"/>
    <w:rsid w:val="00B15D2B"/>
    <w:rsid w:val="00B163CF"/>
    <w:rsid w:val="00B17075"/>
    <w:rsid w:val="00B17FDA"/>
    <w:rsid w:val="00B2226D"/>
    <w:rsid w:val="00B24D6B"/>
    <w:rsid w:val="00B25B5F"/>
    <w:rsid w:val="00B26D86"/>
    <w:rsid w:val="00B3012D"/>
    <w:rsid w:val="00B305DE"/>
    <w:rsid w:val="00B319EE"/>
    <w:rsid w:val="00B329B3"/>
    <w:rsid w:val="00B345C8"/>
    <w:rsid w:val="00B34838"/>
    <w:rsid w:val="00B34BCE"/>
    <w:rsid w:val="00B36D78"/>
    <w:rsid w:val="00B43A1E"/>
    <w:rsid w:val="00B50BB2"/>
    <w:rsid w:val="00B53724"/>
    <w:rsid w:val="00B576AF"/>
    <w:rsid w:val="00B60FA0"/>
    <w:rsid w:val="00B64DE8"/>
    <w:rsid w:val="00B710A0"/>
    <w:rsid w:val="00B726CD"/>
    <w:rsid w:val="00B72D5D"/>
    <w:rsid w:val="00B74813"/>
    <w:rsid w:val="00B85CED"/>
    <w:rsid w:val="00B92164"/>
    <w:rsid w:val="00B94757"/>
    <w:rsid w:val="00B95DD5"/>
    <w:rsid w:val="00B9721D"/>
    <w:rsid w:val="00B97B5D"/>
    <w:rsid w:val="00BA0049"/>
    <w:rsid w:val="00BA36F7"/>
    <w:rsid w:val="00BA583D"/>
    <w:rsid w:val="00BA6D5B"/>
    <w:rsid w:val="00BA7271"/>
    <w:rsid w:val="00BB2DEA"/>
    <w:rsid w:val="00BB4C51"/>
    <w:rsid w:val="00BB678E"/>
    <w:rsid w:val="00BB6AFC"/>
    <w:rsid w:val="00BC12EC"/>
    <w:rsid w:val="00BC31D0"/>
    <w:rsid w:val="00BC5ED7"/>
    <w:rsid w:val="00BD660B"/>
    <w:rsid w:val="00BE0304"/>
    <w:rsid w:val="00BE0DA0"/>
    <w:rsid w:val="00BE217A"/>
    <w:rsid w:val="00BE37C1"/>
    <w:rsid w:val="00BF0F54"/>
    <w:rsid w:val="00BF1392"/>
    <w:rsid w:val="00BF2ABF"/>
    <w:rsid w:val="00BF2B77"/>
    <w:rsid w:val="00BF49EA"/>
    <w:rsid w:val="00BF535C"/>
    <w:rsid w:val="00BF713D"/>
    <w:rsid w:val="00C01E62"/>
    <w:rsid w:val="00C01EE7"/>
    <w:rsid w:val="00C027DA"/>
    <w:rsid w:val="00C035E2"/>
    <w:rsid w:val="00C03AA8"/>
    <w:rsid w:val="00C074EA"/>
    <w:rsid w:val="00C07ECE"/>
    <w:rsid w:val="00C122A1"/>
    <w:rsid w:val="00C13595"/>
    <w:rsid w:val="00C17B32"/>
    <w:rsid w:val="00C20ACA"/>
    <w:rsid w:val="00C21E05"/>
    <w:rsid w:val="00C236E4"/>
    <w:rsid w:val="00C24711"/>
    <w:rsid w:val="00C2651C"/>
    <w:rsid w:val="00C3222C"/>
    <w:rsid w:val="00C3226A"/>
    <w:rsid w:val="00C32557"/>
    <w:rsid w:val="00C32F88"/>
    <w:rsid w:val="00C33114"/>
    <w:rsid w:val="00C33BE6"/>
    <w:rsid w:val="00C35868"/>
    <w:rsid w:val="00C365FE"/>
    <w:rsid w:val="00C3677E"/>
    <w:rsid w:val="00C4322D"/>
    <w:rsid w:val="00C44908"/>
    <w:rsid w:val="00C4659D"/>
    <w:rsid w:val="00C50DF5"/>
    <w:rsid w:val="00C52867"/>
    <w:rsid w:val="00C53757"/>
    <w:rsid w:val="00C5403C"/>
    <w:rsid w:val="00C569BC"/>
    <w:rsid w:val="00C670C7"/>
    <w:rsid w:val="00C675E7"/>
    <w:rsid w:val="00C67C69"/>
    <w:rsid w:val="00C70A31"/>
    <w:rsid w:val="00C7120F"/>
    <w:rsid w:val="00C71553"/>
    <w:rsid w:val="00C71DAA"/>
    <w:rsid w:val="00C7445E"/>
    <w:rsid w:val="00C7490E"/>
    <w:rsid w:val="00C776B6"/>
    <w:rsid w:val="00C84C2D"/>
    <w:rsid w:val="00C852C1"/>
    <w:rsid w:val="00C856AC"/>
    <w:rsid w:val="00C85F70"/>
    <w:rsid w:val="00C860A5"/>
    <w:rsid w:val="00C8715B"/>
    <w:rsid w:val="00C8728C"/>
    <w:rsid w:val="00C87346"/>
    <w:rsid w:val="00C90ACB"/>
    <w:rsid w:val="00C90B6B"/>
    <w:rsid w:val="00C9328E"/>
    <w:rsid w:val="00C94818"/>
    <w:rsid w:val="00C96A40"/>
    <w:rsid w:val="00CA25DD"/>
    <w:rsid w:val="00CA3C31"/>
    <w:rsid w:val="00CA4018"/>
    <w:rsid w:val="00CA5216"/>
    <w:rsid w:val="00CA5C76"/>
    <w:rsid w:val="00CB3362"/>
    <w:rsid w:val="00CC263B"/>
    <w:rsid w:val="00CC7963"/>
    <w:rsid w:val="00CD055C"/>
    <w:rsid w:val="00CD097E"/>
    <w:rsid w:val="00CD0B12"/>
    <w:rsid w:val="00CD1FA3"/>
    <w:rsid w:val="00CD4A29"/>
    <w:rsid w:val="00CD5C50"/>
    <w:rsid w:val="00CD6139"/>
    <w:rsid w:val="00CE018A"/>
    <w:rsid w:val="00CE1F00"/>
    <w:rsid w:val="00CE294A"/>
    <w:rsid w:val="00CE31E9"/>
    <w:rsid w:val="00CE490D"/>
    <w:rsid w:val="00CF136B"/>
    <w:rsid w:val="00CF1FA4"/>
    <w:rsid w:val="00CF3221"/>
    <w:rsid w:val="00CF353C"/>
    <w:rsid w:val="00CF3A54"/>
    <w:rsid w:val="00CF514B"/>
    <w:rsid w:val="00D00F48"/>
    <w:rsid w:val="00D10BAE"/>
    <w:rsid w:val="00D10E88"/>
    <w:rsid w:val="00D117CB"/>
    <w:rsid w:val="00D11C30"/>
    <w:rsid w:val="00D12B4F"/>
    <w:rsid w:val="00D21018"/>
    <w:rsid w:val="00D22E2E"/>
    <w:rsid w:val="00D23745"/>
    <w:rsid w:val="00D2381A"/>
    <w:rsid w:val="00D2602E"/>
    <w:rsid w:val="00D30BB7"/>
    <w:rsid w:val="00D310C3"/>
    <w:rsid w:val="00D36CF4"/>
    <w:rsid w:val="00D37370"/>
    <w:rsid w:val="00D41772"/>
    <w:rsid w:val="00D41B28"/>
    <w:rsid w:val="00D42222"/>
    <w:rsid w:val="00D443FE"/>
    <w:rsid w:val="00D44A96"/>
    <w:rsid w:val="00D46B37"/>
    <w:rsid w:val="00D60391"/>
    <w:rsid w:val="00D623E0"/>
    <w:rsid w:val="00D624E6"/>
    <w:rsid w:val="00D62FB3"/>
    <w:rsid w:val="00D63F18"/>
    <w:rsid w:val="00D65745"/>
    <w:rsid w:val="00D67F9B"/>
    <w:rsid w:val="00D71FA2"/>
    <w:rsid w:val="00D75111"/>
    <w:rsid w:val="00D753C8"/>
    <w:rsid w:val="00D8079A"/>
    <w:rsid w:val="00D85287"/>
    <w:rsid w:val="00D92412"/>
    <w:rsid w:val="00D93625"/>
    <w:rsid w:val="00D93E88"/>
    <w:rsid w:val="00D944CA"/>
    <w:rsid w:val="00D94C66"/>
    <w:rsid w:val="00D96906"/>
    <w:rsid w:val="00DA023C"/>
    <w:rsid w:val="00DA0A17"/>
    <w:rsid w:val="00DA26A3"/>
    <w:rsid w:val="00DB1E48"/>
    <w:rsid w:val="00DB32A3"/>
    <w:rsid w:val="00DB3875"/>
    <w:rsid w:val="00DB5958"/>
    <w:rsid w:val="00DC0C1D"/>
    <w:rsid w:val="00DC1434"/>
    <w:rsid w:val="00DC313E"/>
    <w:rsid w:val="00DC67F8"/>
    <w:rsid w:val="00DC6888"/>
    <w:rsid w:val="00DC71FD"/>
    <w:rsid w:val="00DC7802"/>
    <w:rsid w:val="00DC7CA3"/>
    <w:rsid w:val="00DD289F"/>
    <w:rsid w:val="00DE0A86"/>
    <w:rsid w:val="00DE1402"/>
    <w:rsid w:val="00DE6827"/>
    <w:rsid w:val="00DF089F"/>
    <w:rsid w:val="00DF0F51"/>
    <w:rsid w:val="00DF16CF"/>
    <w:rsid w:val="00DF3730"/>
    <w:rsid w:val="00DF5F3C"/>
    <w:rsid w:val="00E00681"/>
    <w:rsid w:val="00E03A20"/>
    <w:rsid w:val="00E05EC5"/>
    <w:rsid w:val="00E0680A"/>
    <w:rsid w:val="00E06E7F"/>
    <w:rsid w:val="00E10C0F"/>
    <w:rsid w:val="00E1147F"/>
    <w:rsid w:val="00E12BE4"/>
    <w:rsid w:val="00E130C3"/>
    <w:rsid w:val="00E14874"/>
    <w:rsid w:val="00E16EEF"/>
    <w:rsid w:val="00E16F8F"/>
    <w:rsid w:val="00E22BE0"/>
    <w:rsid w:val="00E22EAD"/>
    <w:rsid w:val="00E24912"/>
    <w:rsid w:val="00E30381"/>
    <w:rsid w:val="00E3462A"/>
    <w:rsid w:val="00E36C11"/>
    <w:rsid w:val="00E45918"/>
    <w:rsid w:val="00E5144C"/>
    <w:rsid w:val="00E521A5"/>
    <w:rsid w:val="00E5278A"/>
    <w:rsid w:val="00E53B37"/>
    <w:rsid w:val="00E56559"/>
    <w:rsid w:val="00E57FBD"/>
    <w:rsid w:val="00E628B0"/>
    <w:rsid w:val="00E64CAE"/>
    <w:rsid w:val="00E653C4"/>
    <w:rsid w:val="00E71005"/>
    <w:rsid w:val="00E73E76"/>
    <w:rsid w:val="00E752E7"/>
    <w:rsid w:val="00E76C20"/>
    <w:rsid w:val="00E8222E"/>
    <w:rsid w:val="00E872C7"/>
    <w:rsid w:val="00E91140"/>
    <w:rsid w:val="00E916E2"/>
    <w:rsid w:val="00E91B20"/>
    <w:rsid w:val="00E92EBA"/>
    <w:rsid w:val="00E93090"/>
    <w:rsid w:val="00E9424B"/>
    <w:rsid w:val="00E96A70"/>
    <w:rsid w:val="00E96E0A"/>
    <w:rsid w:val="00EA054F"/>
    <w:rsid w:val="00EA6A90"/>
    <w:rsid w:val="00EB18B8"/>
    <w:rsid w:val="00EB315A"/>
    <w:rsid w:val="00EB7E5A"/>
    <w:rsid w:val="00EC4332"/>
    <w:rsid w:val="00EC7003"/>
    <w:rsid w:val="00ED4D34"/>
    <w:rsid w:val="00ED5757"/>
    <w:rsid w:val="00ED6D10"/>
    <w:rsid w:val="00ED7415"/>
    <w:rsid w:val="00ED78B5"/>
    <w:rsid w:val="00EE0B76"/>
    <w:rsid w:val="00EE2D5A"/>
    <w:rsid w:val="00EE3B01"/>
    <w:rsid w:val="00EF5015"/>
    <w:rsid w:val="00EF5202"/>
    <w:rsid w:val="00EF5DEB"/>
    <w:rsid w:val="00F01FD8"/>
    <w:rsid w:val="00F10729"/>
    <w:rsid w:val="00F10AA9"/>
    <w:rsid w:val="00F16426"/>
    <w:rsid w:val="00F2466D"/>
    <w:rsid w:val="00F31CE8"/>
    <w:rsid w:val="00F31E26"/>
    <w:rsid w:val="00F32185"/>
    <w:rsid w:val="00F33DD0"/>
    <w:rsid w:val="00F41A11"/>
    <w:rsid w:val="00F43E0E"/>
    <w:rsid w:val="00F442DD"/>
    <w:rsid w:val="00F465E2"/>
    <w:rsid w:val="00F5000D"/>
    <w:rsid w:val="00F513FE"/>
    <w:rsid w:val="00F523E1"/>
    <w:rsid w:val="00F54B31"/>
    <w:rsid w:val="00F565A3"/>
    <w:rsid w:val="00F57FBF"/>
    <w:rsid w:val="00F60FC8"/>
    <w:rsid w:val="00F742F3"/>
    <w:rsid w:val="00F75F92"/>
    <w:rsid w:val="00F76DD9"/>
    <w:rsid w:val="00F80B15"/>
    <w:rsid w:val="00F8614A"/>
    <w:rsid w:val="00F914A9"/>
    <w:rsid w:val="00F92399"/>
    <w:rsid w:val="00F9454B"/>
    <w:rsid w:val="00F97094"/>
    <w:rsid w:val="00FA3090"/>
    <w:rsid w:val="00FA47A7"/>
    <w:rsid w:val="00FA5CA5"/>
    <w:rsid w:val="00FA6C5B"/>
    <w:rsid w:val="00FB3039"/>
    <w:rsid w:val="00FB40FE"/>
    <w:rsid w:val="00FB61E6"/>
    <w:rsid w:val="00FB70DE"/>
    <w:rsid w:val="00FC05E2"/>
    <w:rsid w:val="00FC0A6D"/>
    <w:rsid w:val="00FC1F79"/>
    <w:rsid w:val="00FC203F"/>
    <w:rsid w:val="00FC2065"/>
    <w:rsid w:val="00FC719A"/>
    <w:rsid w:val="00FD0DA1"/>
    <w:rsid w:val="00FD4E94"/>
    <w:rsid w:val="00FE0106"/>
    <w:rsid w:val="00FE0CAD"/>
    <w:rsid w:val="00FE399C"/>
    <w:rsid w:val="00FE5E6F"/>
    <w:rsid w:val="00FF1B1B"/>
    <w:rsid w:val="00FF7AEC"/>
    <w:rsid w:val="012C0236"/>
    <w:rsid w:val="01356C7D"/>
    <w:rsid w:val="015D609F"/>
    <w:rsid w:val="016E50DB"/>
    <w:rsid w:val="01C40DDD"/>
    <w:rsid w:val="02107547"/>
    <w:rsid w:val="02344EDB"/>
    <w:rsid w:val="02462E42"/>
    <w:rsid w:val="0260212D"/>
    <w:rsid w:val="026A44C2"/>
    <w:rsid w:val="026B3EF7"/>
    <w:rsid w:val="02730D8F"/>
    <w:rsid w:val="02782FAB"/>
    <w:rsid w:val="02A93B94"/>
    <w:rsid w:val="02B80216"/>
    <w:rsid w:val="02C214BB"/>
    <w:rsid w:val="02EC3AD1"/>
    <w:rsid w:val="02EC473A"/>
    <w:rsid w:val="039A0EAA"/>
    <w:rsid w:val="03BF4B40"/>
    <w:rsid w:val="03FD1994"/>
    <w:rsid w:val="04040474"/>
    <w:rsid w:val="040C7AF2"/>
    <w:rsid w:val="041C009B"/>
    <w:rsid w:val="042C5D6C"/>
    <w:rsid w:val="042D5E72"/>
    <w:rsid w:val="04731573"/>
    <w:rsid w:val="04C246AE"/>
    <w:rsid w:val="04C42276"/>
    <w:rsid w:val="04C75C58"/>
    <w:rsid w:val="04FF1A8B"/>
    <w:rsid w:val="051E26D3"/>
    <w:rsid w:val="05295E36"/>
    <w:rsid w:val="05323996"/>
    <w:rsid w:val="056F1569"/>
    <w:rsid w:val="058727A8"/>
    <w:rsid w:val="05B80269"/>
    <w:rsid w:val="05DD6033"/>
    <w:rsid w:val="05EC51C3"/>
    <w:rsid w:val="05F54BDE"/>
    <w:rsid w:val="06034B61"/>
    <w:rsid w:val="060862CD"/>
    <w:rsid w:val="063311DA"/>
    <w:rsid w:val="06445655"/>
    <w:rsid w:val="064B627E"/>
    <w:rsid w:val="06581A86"/>
    <w:rsid w:val="066B06CC"/>
    <w:rsid w:val="06A3172F"/>
    <w:rsid w:val="06BA2852"/>
    <w:rsid w:val="06BA2D9F"/>
    <w:rsid w:val="06EA5025"/>
    <w:rsid w:val="06F759CE"/>
    <w:rsid w:val="06FC4724"/>
    <w:rsid w:val="0723772C"/>
    <w:rsid w:val="077C1BAB"/>
    <w:rsid w:val="07B12E8A"/>
    <w:rsid w:val="08502CD8"/>
    <w:rsid w:val="0853593E"/>
    <w:rsid w:val="08553A8C"/>
    <w:rsid w:val="088C0123"/>
    <w:rsid w:val="088C3B1F"/>
    <w:rsid w:val="08963755"/>
    <w:rsid w:val="08B85A34"/>
    <w:rsid w:val="08D31A0F"/>
    <w:rsid w:val="08F02B6C"/>
    <w:rsid w:val="091D6D6D"/>
    <w:rsid w:val="092E5AA5"/>
    <w:rsid w:val="09373220"/>
    <w:rsid w:val="094F0B3C"/>
    <w:rsid w:val="096966B9"/>
    <w:rsid w:val="09876675"/>
    <w:rsid w:val="09A3577C"/>
    <w:rsid w:val="09D84E83"/>
    <w:rsid w:val="09E0748F"/>
    <w:rsid w:val="0A3A1E23"/>
    <w:rsid w:val="0A41008C"/>
    <w:rsid w:val="0A7B04A7"/>
    <w:rsid w:val="0A9D5E82"/>
    <w:rsid w:val="0AB06C03"/>
    <w:rsid w:val="0ACD3A9F"/>
    <w:rsid w:val="0B0870BD"/>
    <w:rsid w:val="0B117F7C"/>
    <w:rsid w:val="0B39446B"/>
    <w:rsid w:val="0B4663EC"/>
    <w:rsid w:val="0B6E751A"/>
    <w:rsid w:val="0BB1693C"/>
    <w:rsid w:val="0BCE5414"/>
    <w:rsid w:val="0BD37640"/>
    <w:rsid w:val="0BDD4ADC"/>
    <w:rsid w:val="0C25041F"/>
    <w:rsid w:val="0C295483"/>
    <w:rsid w:val="0C5A76D2"/>
    <w:rsid w:val="0C7A715A"/>
    <w:rsid w:val="0C8B16C7"/>
    <w:rsid w:val="0CBD0A71"/>
    <w:rsid w:val="0CC5791C"/>
    <w:rsid w:val="0CCF68B8"/>
    <w:rsid w:val="0CE210AB"/>
    <w:rsid w:val="0CE80AE2"/>
    <w:rsid w:val="0CEA0E58"/>
    <w:rsid w:val="0CF2566B"/>
    <w:rsid w:val="0D1B488C"/>
    <w:rsid w:val="0D1F0C42"/>
    <w:rsid w:val="0D362710"/>
    <w:rsid w:val="0D413976"/>
    <w:rsid w:val="0D770F93"/>
    <w:rsid w:val="0DC71DD4"/>
    <w:rsid w:val="0DEA4B10"/>
    <w:rsid w:val="0E07601E"/>
    <w:rsid w:val="0E077C32"/>
    <w:rsid w:val="0E0D7668"/>
    <w:rsid w:val="0E5155D4"/>
    <w:rsid w:val="0E51676D"/>
    <w:rsid w:val="0E8042DE"/>
    <w:rsid w:val="0E98790E"/>
    <w:rsid w:val="0EAE4E3E"/>
    <w:rsid w:val="0EC8681A"/>
    <w:rsid w:val="0EF64F56"/>
    <w:rsid w:val="0EFC0BBD"/>
    <w:rsid w:val="0F1A7810"/>
    <w:rsid w:val="0F2A0E96"/>
    <w:rsid w:val="0F2A488D"/>
    <w:rsid w:val="0F4E5472"/>
    <w:rsid w:val="0FCD0B9F"/>
    <w:rsid w:val="0FD431F5"/>
    <w:rsid w:val="0FD5522B"/>
    <w:rsid w:val="0FFF52B8"/>
    <w:rsid w:val="1004276E"/>
    <w:rsid w:val="1047590E"/>
    <w:rsid w:val="104F31BC"/>
    <w:rsid w:val="108819E5"/>
    <w:rsid w:val="10941C3F"/>
    <w:rsid w:val="109E6894"/>
    <w:rsid w:val="10C20769"/>
    <w:rsid w:val="10EF37DA"/>
    <w:rsid w:val="10F048E0"/>
    <w:rsid w:val="113D5BD1"/>
    <w:rsid w:val="1194287E"/>
    <w:rsid w:val="11EB1FB6"/>
    <w:rsid w:val="120034E0"/>
    <w:rsid w:val="12543AB7"/>
    <w:rsid w:val="12B25CBC"/>
    <w:rsid w:val="12D62D3B"/>
    <w:rsid w:val="12FA0787"/>
    <w:rsid w:val="13080E2D"/>
    <w:rsid w:val="13590D01"/>
    <w:rsid w:val="136D53F4"/>
    <w:rsid w:val="1393490E"/>
    <w:rsid w:val="13BA479E"/>
    <w:rsid w:val="14024E35"/>
    <w:rsid w:val="14062DD6"/>
    <w:rsid w:val="14076907"/>
    <w:rsid w:val="14084453"/>
    <w:rsid w:val="140F4D26"/>
    <w:rsid w:val="14290391"/>
    <w:rsid w:val="14300F5E"/>
    <w:rsid w:val="143F3B0F"/>
    <w:rsid w:val="14417D4C"/>
    <w:rsid w:val="14572929"/>
    <w:rsid w:val="14B51781"/>
    <w:rsid w:val="14D41CF9"/>
    <w:rsid w:val="14DF0DB0"/>
    <w:rsid w:val="15590258"/>
    <w:rsid w:val="159A43B6"/>
    <w:rsid w:val="15B7780C"/>
    <w:rsid w:val="15EB05F1"/>
    <w:rsid w:val="1666200B"/>
    <w:rsid w:val="166D14AA"/>
    <w:rsid w:val="16703568"/>
    <w:rsid w:val="1680643B"/>
    <w:rsid w:val="16A27B6E"/>
    <w:rsid w:val="16D066CB"/>
    <w:rsid w:val="16D74CB7"/>
    <w:rsid w:val="16F47D51"/>
    <w:rsid w:val="1718515E"/>
    <w:rsid w:val="173C780A"/>
    <w:rsid w:val="175B1755"/>
    <w:rsid w:val="17893C57"/>
    <w:rsid w:val="178C289A"/>
    <w:rsid w:val="17A72954"/>
    <w:rsid w:val="17D85487"/>
    <w:rsid w:val="17E6275C"/>
    <w:rsid w:val="17F76CAA"/>
    <w:rsid w:val="18302726"/>
    <w:rsid w:val="18383E29"/>
    <w:rsid w:val="18454840"/>
    <w:rsid w:val="18615853"/>
    <w:rsid w:val="187E5562"/>
    <w:rsid w:val="18A33A1D"/>
    <w:rsid w:val="18FF1A16"/>
    <w:rsid w:val="19027877"/>
    <w:rsid w:val="191912C3"/>
    <w:rsid w:val="19240362"/>
    <w:rsid w:val="19581F8C"/>
    <w:rsid w:val="19887611"/>
    <w:rsid w:val="198B715A"/>
    <w:rsid w:val="1A3038B0"/>
    <w:rsid w:val="1A44769D"/>
    <w:rsid w:val="1A553C94"/>
    <w:rsid w:val="1A906969"/>
    <w:rsid w:val="1A92576B"/>
    <w:rsid w:val="1AD80F42"/>
    <w:rsid w:val="1AD82481"/>
    <w:rsid w:val="1AEA5075"/>
    <w:rsid w:val="1AED285C"/>
    <w:rsid w:val="1AF03869"/>
    <w:rsid w:val="1B0C1A59"/>
    <w:rsid w:val="1B1250FC"/>
    <w:rsid w:val="1B1A43EA"/>
    <w:rsid w:val="1B411993"/>
    <w:rsid w:val="1B7976A1"/>
    <w:rsid w:val="1B7C191B"/>
    <w:rsid w:val="1C2320D5"/>
    <w:rsid w:val="1C7F5150"/>
    <w:rsid w:val="1C8E3BEE"/>
    <w:rsid w:val="1C9F5289"/>
    <w:rsid w:val="1CBD5A0E"/>
    <w:rsid w:val="1CFF5776"/>
    <w:rsid w:val="1D1903EB"/>
    <w:rsid w:val="1D3C3AC6"/>
    <w:rsid w:val="1D5837A5"/>
    <w:rsid w:val="1D7142EC"/>
    <w:rsid w:val="1D754D31"/>
    <w:rsid w:val="1DA37C56"/>
    <w:rsid w:val="1DBA7892"/>
    <w:rsid w:val="1DBC1F45"/>
    <w:rsid w:val="1DBF27E1"/>
    <w:rsid w:val="1DEF682D"/>
    <w:rsid w:val="1E116D00"/>
    <w:rsid w:val="1E85324A"/>
    <w:rsid w:val="1EAC44C5"/>
    <w:rsid w:val="1EBF9D83"/>
    <w:rsid w:val="1ED32B20"/>
    <w:rsid w:val="1EFA1983"/>
    <w:rsid w:val="1F002B50"/>
    <w:rsid w:val="1F2C19D3"/>
    <w:rsid w:val="1F662119"/>
    <w:rsid w:val="1F6D04D0"/>
    <w:rsid w:val="1F82E375"/>
    <w:rsid w:val="1FB04D36"/>
    <w:rsid w:val="1FD652BE"/>
    <w:rsid w:val="1FFC40E4"/>
    <w:rsid w:val="2002297C"/>
    <w:rsid w:val="20440E01"/>
    <w:rsid w:val="206D212C"/>
    <w:rsid w:val="206E7ECF"/>
    <w:rsid w:val="20956E87"/>
    <w:rsid w:val="20A22EE2"/>
    <w:rsid w:val="20B54CA2"/>
    <w:rsid w:val="20C9238D"/>
    <w:rsid w:val="20D34E96"/>
    <w:rsid w:val="214027DC"/>
    <w:rsid w:val="21445F92"/>
    <w:rsid w:val="217D416A"/>
    <w:rsid w:val="21AD326A"/>
    <w:rsid w:val="21CC0666"/>
    <w:rsid w:val="220A0DBD"/>
    <w:rsid w:val="22835745"/>
    <w:rsid w:val="22A51C6D"/>
    <w:rsid w:val="22C21FFD"/>
    <w:rsid w:val="22D4419F"/>
    <w:rsid w:val="22E06D75"/>
    <w:rsid w:val="22F82CFC"/>
    <w:rsid w:val="22FD0F3D"/>
    <w:rsid w:val="22FF4F0D"/>
    <w:rsid w:val="230A7537"/>
    <w:rsid w:val="230B62A7"/>
    <w:rsid w:val="23137998"/>
    <w:rsid w:val="23566F63"/>
    <w:rsid w:val="235E4F95"/>
    <w:rsid w:val="236563D0"/>
    <w:rsid w:val="23E52977"/>
    <w:rsid w:val="23EB02CE"/>
    <w:rsid w:val="23F501D1"/>
    <w:rsid w:val="24037900"/>
    <w:rsid w:val="242631E7"/>
    <w:rsid w:val="24312B4B"/>
    <w:rsid w:val="247F62E2"/>
    <w:rsid w:val="249202EA"/>
    <w:rsid w:val="24A66040"/>
    <w:rsid w:val="24A87C86"/>
    <w:rsid w:val="24D2789F"/>
    <w:rsid w:val="24DD3499"/>
    <w:rsid w:val="24DF2007"/>
    <w:rsid w:val="250C3121"/>
    <w:rsid w:val="25286CAF"/>
    <w:rsid w:val="254B63C4"/>
    <w:rsid w:val="25657932"/>
    <w:rsid w:val="25BC0B4A"/>
    <w:rsid w:val="25E14F78"/>
    <w:rsid w:val="25E46B79"/>
    <w:rsid w:val="25FC2D37"/>
    <w:rsid w:val="25FC3FAD"/>
    <w:rsid w:val="262B04BE"/>
    <w:rsid w:val="262B0911"/>
    <w:rsid w:val="26393F46"/>
    <w:rsid w:val="263B12F6"/>
    <w:rsid w:val="26582362"/>
    <w:rsid w:val="2678384A"/>
    <w:rsid w:val="26894EA8"/>
    <w:rsid w:val="26CB2716"/>
    <w:rsid w:val="26D0706D"/>
    <w:rsid w:val="26D57C83"/>
    <w:rsid w:val="26F34AD2"/>
    <w:rsid w:val="26FA1A7E"/>
    <w:rsid w:val="26FA1B2D"/>
    <w:rsid w:val="270A155B"/>
    <w:rsid w:val="270D65B4"/>
    <w:rsid w:val="270E02F7"/>
    <w:rsid w:val="2763755D"/>
    <w:rsid w:val="2785331C"/>
    <w:rsid w:val="27926898"/>
    <w:rsid w:val="27A24E6D"/>
    <w:rsid w:val="27A56806"/>
    <w:rsid w:val="27A61C71"/>
    <w:rsid w:val="27C30B64"/>
    <w:rsid w:val="280E4CC6"/>
    <w:rsid w:val="282B118A"/>
    <w:rsid w:val="282B3C53"/>
    <w:rsid w:val="287D5712"/>
    <w:rsid w:val="288E4130"/>
    <w:rsid w:val="28A72608"/>
    <w:rsid w:val="28DC1B64"/>
    <w:rsid w:val="28E22B1E"/>
    <w:rsid w:val="2912419D"/>
    <w:rsid w:val="29277508"/>
    <w:rsid w:val="293B6063"/>
    <w:rsid w:val="296E4D08"/>
    <w:rsid w:val="29721432"/>
    <w:rsid w:val="29851731"/>
    <w:rsid w:val="299A31B5"/>
    <w:rsid w:val="29B91BA0"/>
    <w:rsid w:val="2A1C0F07"/>
    <w:rsid w:val="2A263585"/>
    <w:rsid w:val="2A2E13AC"/>
    <w:rsid w:val="2A3E6722"/>
    <w:rsid w:val="2A65751E"/>
    <w:rsid w:val="2A7F69A2"/>
    <w:rsid w:val="2ACB6F69"/>
    <w:rsid w:val="2AF15C3C"/>
    <w:rsid w:val="2B3F7757"/>
    <w:rsid w:val="2B584B6C"/>
    <w:rsid w:val="2C832589"/>
    <w:rsid w:val="2C962D7D"/>
    <w:rsid w:val="2CDD6A75"/>
    <w:rsid w:val="2D083EB8"/>
    <w:rsid w:val="2D27556A"/>
    <w:rsid w:val="2D515821"/>
    <w:rsid w:val="2D574D69"/>
    <w:rsid w:val="2D7F12DC"/>
    <w:rsid w:val="2D7F6B0D"/>
    <w:rsid w:val="2D8803E0"/>
    <w:rsid w:val="2DB65B84"/>
    <w:rsid w:val="2DC4217E"/>
    <w:rsid w:val="2E1A3D7E"/>
    <w:rsid w:val="2E3B42B1"/>
    <w:rsid w:val="2E4A3F13"/>
    <w:rsid w:val="2E4F7444"/>
    <w:rsid w:val="2E9B2CE4"/>
    <w:rsid w:val="2EB12365"/>
    <w:rsid w:val="2EBF460C"/>
    <w:rsid w:val="2ED4565E"/>
    <w:rsid w:val="2EE31261"/>
    <w:rsid w:val="2EE90565"/>
    <w:rsid w:val="2EEF2A5E"/>
    <w:rsid w:val="2F11149E"/>
    <w:rsid w:val="2F256D64"/>
    <w:rsid w:val="2F89177D"/>
    <w:rsid w:val="2F8C086C"/>
    <w:rsid w:val="2F9DEA3C"/>
    <w:rsid w:val="2FA83A7D"/>
    <w:rsid w:val="2FBBBF9A"/>
    <w:rsid w:val="2FBE2B62"/>
    <w:rsid w:val="2FC928DA"/>
    <w:rsid w:val="2FDB02FB"/>
    <w:rsid w:val="2FDD476C"/>
    <w:rsid w:val="2FFF00B9"/>
    <w:rsid w:val="2FFF5E1A"/>
    <w:rsid w:val="3000034C"/>
    <w:rsid w:val="302B7F7B"/>
    <w:rsid w:val="303B3117"/>
    <w:rsid w:val="30487782"/>
    <w:rsid w:val="30544D43"/>
    <w:rsid w:val="308107AE"/>
    <w:rsid w:val="30B45BC3"/>
    <w:rsid w:val="30F03D23"/>
    <w:rsid w:val="30FA2832"/>
    <w:rsid w:val="30FA4069"/>
    <w:rsid w:val="31032E6C"/>
    <w:rsid w:val="313877B0"/>
    <w:rsid w:val="316F6895"/>
    <w:rsid w:val="317A2D16"/>
    <w:rsid w:val="317E1F8B"/>
    <w:rsid w:val="31816295"/>
    <w:rsid w:val="31A63459"/>
    <w:rsid w:val="31BB06F0"/>
    <w:rsid w:val="31BB2F21"/>
    <w:rsid w:val="31C14713"/>
    <w:rsid w:val="31C27E9E"/>
    <w:rsid w:val="32023690"/>
    <w:rsid w:val="320B2C20"/>
    <w:rsid w:val="32265FA1"/>
    <w:rsid w:val="322C61C6"/>
    <w:rsid w:val="324770D3"/>
    <w:rsid w:val="32612AD3"/>
    <w:rsid w:val="32725211"/>
    <w:rsid w:val="32856FAC"/>
    <w:rsid w:val="32B262B8"/>
    <w:rsid w:val="32B5384E"/>
    <w:rsid w:val="332F2129"/>
    <w:rsid w:val="333F5914"/>
    <w:rsid w:val="33A07C51"/>
    <w:rsid w:val="33B952A6"/>
    <w:rsid w:val="33EF6DEF"/>
    <w:rsid w:val="33FFC070"/>
    <w:rsid w:val="34106A01"/>
    <w:rsid w:val="342F5BC9"/>
    <w:rsid w:val="343D14DB"/>
    <w:rsid w:val="344A0B48"/>
    <w:rsid w:val="345E78F7"/>
    <w:rsid w:val="34620465"/>
    <w:rsid w:val="346976B6"/>
    <w:rsid w:val="34755422"/>
    <w:rsid w:val="34D141EC"/>
    <w:rsid w:val="34D25C87"/>
    <w:rsid w:val="34EB2D6A"/>
    <w:rsid w:val="357C1875"/>
    <w:rsid w:val="358F686B"/>
    <w:rsid w:val="358F7703"/>
    <w:rsid w:val="359D025F"/>
    <w:rsid w:val="359E6B10"/>
    <w:rsid w:val="35BB255C"/>
    <w:rsid w:val="36047498"/>
    <w:rsid w:val="360C0504"/>
    <w:rsid w:val="360D38D2"/>
    <w:rsid w:val="363B02B2"/>
    <w:rsid w:val="3642465E"/>
    <w:rsid w:val="366E0311"/>
    <w:rsid w:val="368C2279"/>
    <w:rsid w:val="36BC00EC"/>
    <w:rsid w:val="36D2311A"/>
    <w:rsid w:val="36F97385"/>
    <w:rsid w:val="37157A0D"/>
    <w:rsid w:val="373B0C7F"/>
    <w:rsid w:val="37416303"/>
    <w:rsid w:val="3753465E"/>
    <w:rsid w:val="37586342"/>
    <w:rsid w:val="377F6F7C"/>
    <w:rsid w:val="37A343F1"/>
    <w:rsid w:val="37C360E7"/>
    <w:rsid w:val="37CF5AF9"/>
    <w:rsid w:val="37FD6A04"/>
    <w:rsid w:val="37FFDF02"/>
    <w:rsid w:val="380A1EC4"/>
    <w:rsid w:val="38516099"/>
    <w:rsid w:val="38516953"/>
    <w:rsid w:val="385F3218"/>
    <w:rsid w:val="386A4710"/>
    <w:rsid w:val="3875422F"/>
    <w:rsid w:val="38DB1F8D"/>
    <w:rsid w:val="38F02676"/>
    <w:rsid w:val="39103110"/>
    <w:rsid w:val="397E7211"/>
    <w:rsid w:val="39CA7D2A"/>
    <w:rsid w:val="39E75606"/>
    <w:rsid w:val="3A1171D8"/>
    <w:rsid w:val="3A2E792A"/>
    <w:rsid w:val="3A3A0F59"/>
    <w:rsid w:val="3A796117"/>
    <w:rsid w:val="3AB83783"/>
    <w:rsid w:val="3AC34EB8"/>
    <w:rsid w:val="3AE841CF"/>
    <w:rsid w:val="3AF52574"/>
    <w:rsid w:val="3AF6089B"/>
    <w:rsid w:val="3AFE36F6"/>
    <w:rsid w:val="3B0B3F7B"/>
    <w:rsid w:val="3B137426"/>
    <w:rsid w:val="3B161387"/>
    <w:rsid w:val="3B270C15"/>
    <w:rsid w:val="3B3359AF"/>
    <w:rsid w:val="3B63316F"/>
    <w:rsid w:val="3B9D4B3C"/>
    <w:rsid w:val="3BC25C89"/>
    <w:rsid w:val="3BD553B1"/>
    <w:rsid w:val="3BDDAE2D"/>
    <w:rsid w:val="3BE91CAA"/>
    <w:rsid w:val="3BF15046"/>
    <w:rsid w:val="3BFDA0C2"/>
    <w:rsid w:val="3C4D3C95"/>
    <w:rsid w:val="3C7B950F"/>
    <w:rsid w:val="3C887B1C"/>
    <w:rsid w:val="3C95391C"/>
    <w:rsid w:val="3CFC451F"/>
    <w:rsid w:val="3D04718F"/>
    <w:rsid w:val="3D112875"/>
    <w:rsid w:val="3D1825EC"/>
    <w:rsid w:val="3D183F4E"/>
    <w:rsid w:val="3D5660FB"/>
    <w:rsid w:val="3D5B616A"/>
    <w:rsid w:val="3DBB8C8F"/>
    <w:rsid w:val="3DBF40AD"/>
    <w:rsid w:val="3DCC66E9"/>
    <w:rsid w:val="3DF97F9B"/>
    <w:rsid w:val="3DFED0FB"/>
    <w:rsid w:val="3E247742"/>
    <w:rsid w:val="3E313783"/>
    <w:rsid w:val="3E3B6BD5"/>
    <w:rsid w:val="3E700D8E"/>
    <w:rsid w:val="3E8E10F4"/>
    <w:rsid w:val="3E9D75A4"/>
    <w:rsid w:val="3EAC56C8"/>
    <w:rsid w:val="3EAE745B"/>
    <w:rsid w:val="3EF639FB"/>
    <w:rsid w:val="3EFC567E"/>
    <w:rsid w:val="3F3534A3"/>
    <w:rsid w:val="3F483EC5"/>
    <w:rsid w:val="3F89341B"/>
    <w:rsid w:val="3F9749A5"/>
    <w:rsid w:val="3FA21ED1"/>
    <w:rsid w:val="3FB15985"/>
    <w:rsid w:val="3FDE7A2D"/>
    <w:rsid w:val="3FEE4BB0"/>
    <w:rsid w:val="3FEF02CE"/>
    <w:rsid w:val="3FF1514B"/>
    <w:rsid w:val="403A1E5E"/>
    <w:rsid w:val="408542EA"/>
    <w:rsid w:val="40B22A9A"/>
    <w:rsid w:val="40DC68A2"/>
    <w:rsid w:val="40EB59A1"/>
    <w:rsid w:val="41415EAD"/>
    <w:rsid w:val="41661DB9"/>
    <w:rsid w:val="4176438E"/>
    <w:rsid w:val="41775F17"/>
    <w:rsid w:val="417C062D"/>
    <w:rsid w:val="41CE15D4"/>
    <w:rsid w:val="41DA5241"/>
    <w:rsid w:val="41EB02B7"/>
    <w:rsid w:val="41EE5413"/>
    <w:rsid w:val="421F380D"/>
    <w:rsid w:val="42447494"/>
    <w:rsid w:val="424656ED"/>
    <w:rsid w:val="42696024"/>
    <w:rsid w:val="426E0028"/>
    <w:rsid w:val="429A4BD8"/>
    <w:rsid w:val="42B2466D"/>
    <w:rsid w:val="42B9327A"/>
    <w:rsid w:val="42D15B1E"/>
    <w:rsid w:val="42DC31A3"/>
    <w:rsid w:val="42EA4003"/>
    <w:rsid w:val="43152EA0"/>
    <w:rsid w:val="43210A67"/>
    <w:rsid w:val="436B372E"/>
    <w:rsid w:val="43B32A91"/>
    <w:rsid w:val="43BD1164"/>
    <w:rsid w:val="43BD1CF0"/>
    <w:rsid w:val="43EC0593"/>
    <w:rsid w:val="441E7572"/>
    <w:rsid w:val="441F1012"/>
    <w:rsid w:val="44707467"/>
    <w:rsid w:val="4496320C"/>
    <w:rsid w:val="44A51F1F"/>
    <w:rsid w:val="44C0480F"/>
    <w:rsid w:val="44C103F2"/>
    <w:rsid w:val="451C03AB"/>
    <w:rsid w:val="45AB1CAB"/>
    <w:rsid w:val="460507B2"/>
    <w:rsid w:val="460F6A7B"/>
    <w:rsid w:val="461D1E37"/>
    <w:rsid w:val="46731663"/>
    <w:rsid w:val="467E480A"/>
    <w:rsid w:val="46813507"/>
    <w:rsid w:val="46936B38"/>
    <w:rsid w:val="469A3487"/>
    <w:rsid w:val="46A852AA"/>
    <w:rsid w:val="46B109FB"/>
    <w:rsid w:val="46C73984"/>
    <w:rsid w:val="46DA73D0"/>
    <w:rsid w:val="471C6913"/>
    <w:rsid w:val="472D1588"/>
    <w:rsid w:val="47431C6B"/>
    <w:rsid w:val="474521C3"/>
    <w:rsid w:val="474745A0"/>
    <w:rsid w:val="475C682D"/>
    <w:rsid w:val="4771145B"/>
    <w:rsid w:val="47727F48"/>
    <w:rsid w:val="47C24A2A"/>
    <w:rsid w:val="47FB3F21"/>
    <w:rsid w:val="480B2A32"/>
    <w:rsid w:val="481C68F9"/>
    <w:rsid w:val="484F00F3"/>
    <w:rsid w:val="48604FFB"/>
    <w:rsid w:val="486674DB"/>
    <w:rsid w:val="486B7CEC"/>
    <w:rsid w:val="48B65D2E"/>
    <w:rsid w:val="48C951F1"/>
    <w:rsid w:val="48CA4C26"/>
    <w:rsid w:val="48D947E2"/>
    <w:rsid w:val="48E87CE4"/>
    <w:rsid w:val="48FE7693"/>
    <w:rsid w:val="49420BE5"/>
    <w:rsid w:val="499A5049"/>
    <w:rsid w:val="499B7102"/>
    <w:rsid w:val="49C518AE"/>
    <w:rsid w:val="49DA0553"/>
    <w:rsid w:val="49E9650B"/>
    <w:rsid w:val="49F742AF"/>
    <w:rsid w:val="4A0042CE"/>
    <w:rsid w:val="4A0156EA"/>
    <w:rsid w:val="4A16471C"/>
    <w:rsid w:val="4A1E1245"/>
    <w:rsid w:val="4A395E08"/>
    <w:rsid w:val="4A435A1A"/>
    <w:rsid w:val="4A715D4E"/>
    <w:rsid w:val="4A846078"/>
    <w:rsid w:val="4A9215D7"/>
    <w:rsid w:val="4A98178D"/>
    <w:rsid w:val="4A9A1D37"/>
    <w:rsid w:val="4AC34389"/>
    <w:rsid w:val="4B1974FF"/>
    <w:rsid w:val="4B3305F5"/>
    <w:rsid w:val="4B410375"/>
    <w:rsid w:val="4B6E484F"/>
    <w:rsid w:val="4B7076F0"/>
    <w:rsid w:val="4B717215"/>
    <w:rsid w:val="4B8A2B45"/>
    <w:rsid w:val="4B9E7E56"/>
    <w:rsid w:val="4BE17333"/>
    <w:rsid w:val="4BFA5DA6"/>
    <w:rsid w:val="4C1E0336"/>
    <w:rsid w:val="4C285EF8"/>
    <w:rsid w:val="4C2B0A43"/>
    <w:rsid w:val="4C417F01"/>
    <w:rsid w:val="4C4E2DA6"/>
    <w:rsid w:val="4C62230F"/>
    <w:rsid w:val="4C7A2AFB"/>
    <w:rsid w:val="4C8C70DA"/>
    <w:rsid w:val="4C901108"/>
    <w:rsid w:val="4C9E7EAA"/>
    <w:rsid w:val="4CCF75CC"/>
    <w:rsid w:val="4CDE1764"/>
    <w:rsid w:val="4CFA2532"/>
    <w:rsid w:val="4CFD2340"/>
    <w:rsid w:val="4D351051"/>
    <w:rsid w:val="4D6B5757"/>
    <w:rsid w:val="4D896DC8"/>
    <w:rsid w:val="4DAC5D94"/>
    <w:rsid w:val="4DD31CBD"/>
    <w:rsid w:val="4DD8283D"/>
    <w:rsid w:val="4DF92980"/>
    <w:rsid w:val="4DFD5AF0"/>
    <w:rsid w:val="4E024980"/>
    <w:rsid w:val="4E175B17"/>
    <w:rsid w:val="4E2D7F3A"/>
    <w:rsid w:val="4E3520AB"/>
    <w:rsid w:val="4E625E62"/>
    <w:rsid w:val="4E815148"/>
    <w:rsid w:val="4EAE2090"/>
    <w:rsid w:val="4EB07435"/>
    <w:rsid w:val="4ED017DA"/>
    <w:rsid w:val="4EF82B4E"/>
    <w:rsid w:val="4F02064B"/>
    <w:rsid w:val="4F2A1121"/>
    <w:rsid w:val="4F335591"/>
    <w:rsid w:val="4F3A1513"/>
    <w:rsid w:val="4F3C21B5"/>
    <w:rsid w:val="4F451233"/>
    <w:rsid w:val="4F53013E"/>
    <w:rsid w:val="4F71498B"/>
    <w:rsid w:val="4F9A6E33"/>
    <w:rsid w:val="4F9F6D7F"/>
    <w:rsid w:val="4FAE58AE"/>
    <w:rsid w:val="502361A0"/>
    <w:rsid w:val="50260FEE"/>
    <w:rsid w:val="506F7557"/>
    <w:rsid w:val="50A54021"/>
    <w:rsid w:val="50C94496"/>
    <w:rsid w:val="50E5047A"/>
    <w:rsid w:val="516ADF12"/>
    <w:rsid w:val="51886015"/>
    <w:rsid w:val="51AAFC29"/>
    <w:rsid w:val="51BC62A4"/>
    <w:rsid w:val="51C15778"/>
    <w:rsid w:val="51E131F3"/>
    <w:rsid w:val="51EA43D4"/>
    <w:rsid w:val="52085917"/>
    <w:rsid w:val="520A0957"/>
    <w:rsid w:val="5217594D"/>
    <w:rsid w:val="52350C70"/>
    <w:rsid w:val="526A6CD1"/>
    <w:rsid w:val="52991256"/>
    <w:rsid w:val="52B71DBE"/>
    <w:rsid w:val="52C533AB"/>
    <w:rsid w:val="52CE534C"/>
    <w:rsid w:val="52D057AA"/>
    <w:rsid w:val="52F236AF"/>
    <w:rsid w:val="53431E93"/>
    <w:rsid w:val="534E4E69"/>
    <w:rsid w:val="538111A1"/>
    <w:rsid w:val="538F1E0A"/>
    <w:rsid w:val="539774C9"/>
    <w:rsid w:val="53BD3C00"/>
    <w:rsid w:val="53CD5CC0"/>
    <w:rsid w:val="53F831DD"/>
    <w:rsid w:val="542675E1"/>
    <w:rsid w:val="542C158E"/>
    <w:rsid w:val="543547EF"/>
    <w:rsid w:val="5453736A"/>
    <w:rsid w:val="545F772D"/>
    <w:rsid w:val="54674F86"/>
    <w:rsid w:val="54AA4545"/>
    <w:rsid w:val="54B22589"/>
    <w:rsid w:val="54C3003A"/>
    <w:rsid w:val="54CA08A0"/>
    <w:rsid w:val="54E16725"/>
    <w:rsid w:val="54EE575D"/>
    <w:rsid w:val="552668A2"/>
    <w:rsid w:val="5536659E"/>
    <w:rsid w:val="553946A4"/>
    <w:rsid w:val="559C50C5"/>
    <w:rsid w:val="55B03D89"/>
    <w:rsid w:val="55B137BA"/>
    <w:rsid w:val="55C81505"/>
    <w:rsid w:val="55E05778"/>
    <w:rsid w:val="55FEAB64"/>
    <w:rsid w:val="56346D77"/>
    <w:rsid w:val="563E6746"/>
    <w:rsid w:val="56A307BA"/>
    <w:rsid w:val="56AD4B11"/>
    <w:rsid w:val="56B83C4C"/>
    <w:rsid w:val="56BF409E"/>
    <w:rsid w:val="57092C74"/>
    <w:rsid w:val="572E04B2"/>
    <w:rsid w:val="573C49EF"/>
    <w:rsid w:val="574900D4"/>
    <w:rsid w:val="574B3AD6"/>
    <w:rsid w:val="576C3233"/>
    <w:rsid w:val="576FD7F9"/>
    <w:rsid w:val="57745A79"/>
    <w:rsid w:val="57746F9C"/>
    <w:rsid w:val="57999DB9"/>
    <w:rsid w:val="579B096F"/>
    <w:rsid w:val="579F7683"/>
    <w:rsid w:val="57BE3F9C"/>
    <w:rsid w:val="57E97181"/>
    <w:rsid w:val="58311045"/>
    <w:rsid w:val="58370AAB"/>
    <w:rsid w:val="5847644E"/>
    <w:rsid w:val="58545E9F"/>
    <w:rsid w:val="58724962"/>
    <w:rsid w:val="58B0489D"/>
    <w:rsid w:val="58CF0F5D"/>
    <w:rsid w:val="592D795E"/>
    <w:rsid w:val="59612A6D"/>
    <w:rsid w:val="59665227"/>
    <w:rsid w:val="59680C2A"/>
    <w:rsid w:val="596D5C11"/>
    <w:rsid w:val="59701E3E"/>
    <w:rsid w:val="5976101A"/>
    <w:rsid w:val="597CFAFA"/>
    <w:rsid w:val="59864822"/>
    <w:rsid w:val="599442D4"/>
    <w:rsid w:val="59BF5BCE"/>
    <w:rsid w:val="59C74496"/>
    <w:rsid w:val="59D5213C"/>
    <w:rsid w:val="5A052CE0"/>
    <w:rsid w:val="5A79582A"/>
    <w:rsid w:val="5AAB499C"/>
    <w:rsid w:val="5AAF144F"/>
    <w:rsid w:val="5AB446EC"/>
    <w:rsid w:val="5ADB18B2"/>
    <w:rsid w:val="5AF7DB47"/>
    <w:rsid w:val="5AFF16B3"/>
    <w:rsid w:val="5B185D9B"/>
    <w:rsid w:val="5B5E09DF"/>
    <w:rsid w:val="5B635DD1"/>
    <w:rsid w:val="5B7E62BC"/>
    <w:rsid w:val="5B8351D8"/>
    <w:rsid w:val="5BB5247D"/>
    <w:rsid w:val="5BDF4FCF"/>
    <w:rsid w:val="5BED7290"/>
    <w:rsid w:val="5BF60D08"/>
    <w:rsid w:val="5BFD56A9"/>
    <w:rsid w:val="5C26697C"/>
    <w:rsid w:val="5C4A3E9F"/>
    <w:rsid w:val="5CB90153"/>
    <w:rsid w:val="5D090548"/>
    <w:rsid w:val="5D2258B0"/>
    <w:rsid w:val="5D586948"/>
    <w:rsid w:val="5D594705"/>
    <w:rsid w:val="5DBEE4B9"/>
    <w:rsid w:val="5DF90901"/>
    <w:rsid w:val="5DFD6CF9"/>
    <w:rsid w:val="5E04281E"/>
    <w:rsid w:val="5E4666E2"/>
    <w:rsid w:val="5E551A47"/>
    <w:rsid w:val="5E760D10"/>
    <w:rsid w:val="5E8361EB"/>
    <w:rsid w:val="5E8612E7"/>
    <w:rsid w:val="5E86742C"/>
    <w:rsid w:val="5ECC7D35"/>
    <w:rsid w:val="5EEC4D86"/>
    <w:rsid w:val="5F0014AF"/>
    <w:rsid w:val="5F04236A"/>
    <w:rsid w:val="5F2375FE"/>
    <w:rsid w:val="5F544E82"/>
    <w:rsid w:val="5F567141"/>
    <w:rsid w:val="5F666D9B"/>
    <w:rsid w:val="5F6A1D7F"/>
    <w:rsid w:val="5F711F55"/>
    <w:rsid w:val="5F7D9B47"/>
    <w:rsid w:val="5F9D3CA4"/>
    <w:rsid w:val="5FCB4443"/>
    <w:rsid w:val="5FD38122"/>
    <w:rsid w:val="5FD6736A"/>
    <w:rsid w:val="5FD84C34"/>
    <w:rsid w:val="5FDE6308"/>
    <w:rsid w:val="5FDED019"/>
    <w:rsid w:val="5FE7838E"/>
    <w:rsid w:val="5FEF8A53"/>
    <w:rsid w:val="5FF3FFAB"/>
    <w:rsid w:val="5FFF4AEE"/>
    <w:rsid w:val="60305481"/>
    <w:rsid w:val="60631B06"/>
    <w:rsid w:val="606A2692"/>
    <w:rsid w:val="6075561D"/>
    <w:rsid w:val="607A701D"/>
    <w:rsid w:val="60BB2ED5"/>
    <w:rsid w:val="61157C4C"/>
    <w:rsid w:val="612D3181"/>
    <w:rsid w:val="613155B7"/>
    <w:rsid w:val="6134170D"/>
    <w:rsid w:val="613D4B38"/>
    <w:rsid w:val="6141050B"/>
    <w:rsid w:val="61842F64"/>
    <w:rsid w:val="618F28CE"/>
    <w:rsid w:val="61D921CB"/>
    <w:rsid w:val="61E06D3B"/>
    <w:rsid w:val="62184C9A"/>
    <w:rsid w:val="622F0AD0"/>
    <w:rsid w:val="62303096"/>
    <w:rsid w:val="623B19C1"/>
    <w:rsid w:val="625203CC"/>
    <w:rsid w:val="62611A4B"/>
    <w:rsid w:val="62631F4E"/>
    <w:rsid w:val="62DD10F6"/>
    <w:rsid w:val="62E70B16"/>
    <w:rsid w:val="62EA58F5"/>
    <w:rsid w:val="63057A83"/>
    <w:rsid w:val="631972FE"/>
    <w:rsid w:val="63294B83"/>
    <w:rsid w:val="63597FF4"/>
    <w:rsid w:val="639606CD"/>
    <w:rsid w:val="639966C6"/>
    <w:rsid w:val="639EB852"/>
    <w:rsid w:val="63B12423"/>
    <w:rsid w:val="63B82614"/>
    <w:rsid w:val="63DF0D9D"/>
    <w:rsid w:val="63E06DCD"/>
    <w:rsid w:val="63E50B73"/>
    <w:rsid w:val="63EA6A03"/>
    <w:rsid w:val="641F71D3"/>
    <w:rsid w:val="643119B1"/>
    <w:rsid w:val="64330A9A"/>
    <w:rsid w:val="64421F0C"/>
    <w:rsid w:val="6447290C"/>
    <w:rsid w:val="645E1839"/>
    <w:rsid w:val="64A172E5"/>
    <w:rsid w:val="64C6300D"/>
    <w:rsid w:val="64E236BC"/>
    <w:rsid w:val="65072F2A"/>
    <w:rsid w:val="650A285F"/>
    <w:rsid w:val="652A7195"/>
    <w:rsid w:val="652C7549"/>
    <w:rsid w:val="6536050C"/>
    <w:rsid w:val="653B0D54"/>
    <w:rsid w:val="660E03A5"/>
    <w:rsid w:val="663F5597"/>
    <w:rsid w:val="66554F2F"/>
    <w:rsid w:val="668B1BF2"/>
    <w:rsid w:val="669D24EE"/>
    <w:rsid w:val="66A045A0"/>
    <w:rsid w:val="66AE3973"/>
    <w:rsid w:val="66E003F3"/>
    <w:rsid w:val="66FB31B6"/>
    <w:rsid w:val="67003DCD"/>
    <w:rsid w:val="67364298"/>
    <w:rsid w:val="67381535"/>
    <w:rsid w:val="677711D1"/>
    <w:rsid w:val="67BC1587"/>
    <w:rsid w:val="67E50D81"/>
    <w:rsid w:val="67EAC090"/>
    <w:rsid w:val="67FE8DDC"/>
    <w:rsid w:val="67FFB811"/>
    <w:rsid w:val="680968CF"/>
    <w:rsid w:val="680D5080"/>
    <w:rsid w:val="684B727D"/>
    <w:rsid w:val="68990157"/>
    <w:rsid w:val="68B027E4"/>
    <w:rsid w:val="68B51007"/>
    <w:rsid w:val="68D83F46"/>
    <w:rsid w:val="690571FF"/>
    <w:rsid w:val="6908797F"/>
    <w:rsid w:val="6917239F"/>
    <w:rsid w:val="69500F88"/>
    <w:rsid w:val="696D1C98"/>
    <w:rsid w:val="699E0325"/>
    <w:rsid w:val="69CF652C"/>
    <w:rsid w:val="69E468C4"/>
    <w:rsid w:val="69E6503B"/>
    <w:rsid w:val="69FA4319"/>
    <w:rsid w:val="6A0F0606"/>
    <w:rsid w:val="6A141B94"/>
    <w:rsid w:val="6A4202CD"/>
    <w:rsid w:val="6A4C241F"/>
    <w:rsid w:val="6A514A1E"/>
    <w:rsid w:val="6A6649EA"/>
    <w:rsid w:val="6A664C9F"/>
    <w:rsid w:val="6AA378A8"/>
    <w:rsid w:val="6AAF49EC"/>
    <w:rsid w:val="6ADF3EA7"/>
    <w:rsid w:val="6AF224DF"/>
    <w:rsid w:val="6B4B25A2"/>
    <w:rsid w:val="6B5042B7"/>
    <w:rsid w:val="6B67EC5D"/>
    <w:rsid w:val="6B6DE22D"/>
    <w:rsid w:val="6B72796A"/>
    <w:rsid w:val="6BAC4674"/>
    <w:rsid w:val="6BBA4B88"/>
    <w:rsid w:val="6BBD39E6"/>
    <w:rsid w:val="6BCD4C40"/>
    <w:rsid w:val="6BCF3DA0"/>
    <w:rsid w:val="6BFD7E27"/>
    <w:rsid w:val="6C1D0C12"/>
    <w:rsid w:val="6C4B29AA"/>
    <w:rsid w:val="6C65373F"/>
    <w:rsid w:val="6C9839FD"/>
    <w:rsid w:val="6CA40C49"/>
    <w:rsid w:val="6CA518E7"/>
    <w:rsid w:val="6CB3690C"/>
    <w:rsid w:val="6CC4126A"/>
    <w:rsid w:val="6CD302E6"/>
    <w:rsid w:val="6CEE1E14"/>
    <w:rsid w:val="6D13322C"/>
    <w:rsid w:val="6D2D3E5E"/>
    <w:rsid w:val="6D6219F0"/>
    <w:rsid w:val="6D662774"/>
    <w:rsid w:val="6D6C39AC"/>
    <w:rsid w:val="6DDB769E"/>
    <w:rsid w:val="6DEB6219"/>
    <w:rsid w:val="6DEF83AB"/>
    <w:rsid w:val="6E2E3D3B"/>
    <w:rsid w:val="6E3963F3"/>
    <w:rsid w:val="6E3B2ADE"/>
    <w:rsid w:val="6E3E25D3"/>
    <w:rsid w:val="6E573287"/>
    <w:rsid w:val="6EA73772"/>
    <w:rsid w:val="6EC151A6"/>
    <w:rsid w:val="6EEFABE1"/>
    <w:rsid w:val="6F2A4F5C"/>
    <w:rsid w:val="6F38214D"/>
    <w:rsid w:val="6F4641E2"/>
    <w:rsid w:val="6F7C136B"/>
    <w:rsid w:val="6F7D98DF"/>
    <w:rsid w:val="6F8BDB4C"/>
    <w:rsid w:val="6F8D662E"/>
    <w:rsid w:val="6FA79B4B"/>
    <w:rsid w:val="6FBFFC59"/>
    <w:rsid w:val="6FDDBC37"/>
    <w:rsid w:val="6FE71A6E"/>
    <w:rsid w:val="6FE73FDF"/>
    <w:rsid w:val="6FF231D1"/>
    <w:rsid w:val="6FF74D27"/>
    <w:rsid w:val="6FFD2B90"/>
    <w:rsid w:val="6FFE6E2C"/>
    <w:rsid w:val="70081803"/>
    <w:rsid w:val="701B6FDE"/>
    <w:rsid w:val="703E3AF9"/>
    <w:rsid w:val="704F7613"/>
    <w:rsid w:val="70915E41"/>
    <w:rsid w:val="70930C83"/>
    <w:rsid w:val="709666DC"/>
    <w:rsid w:val="70B8313E"/>
    <w:rsid w:val="70C14AC2"/>
    <w:rsid w:val="70C651BF"/>
    <w:rsid w:val="70D64117"/>
    <w:rsid w:val="70E65328"/>
    <w:rsid w:val="70EB207D"/>
    <w:rsid w:val="70EF0034"/>
    <w:rsid w:val="71387400"/>
    <w:rsid w:val="715776FB"/>
    <w:rsid w:val="717907B7"/>
    <w:rsid w:val="71A57634"/>
    <w:rsid w:val="72325941"/>
    <w:rsid w:val="72AB6E10"/>
    <w:rsid w:val="72CA6E5C"/>
    <w:rsid w:val="72DF6DA9"/>
    <w:rsid w:val="730D2E1C"/>
    <w:rsid w:val="73132545"/>
    <w:rsid w:val="733028FA"/>
    <w:rsid w:val="733A5D91"/>
    <w:rsid w:val="734D0D90"/>
    <w:rsid w:val="737C7F93"/>
    <w:rsid w:val="73A75564"/>
    <w:rsid w:val="73E51DD4"/>
    <w:rsid w:val="73F72077"/>
    <w:rsid w:val="73FF7BC3"/>
    <w:rsid w:val="7432340A"/>
    <w:rsid w:val="74420EDA"/>
    <w:rsid w:val="74490745"/>
    <w:rsid w:val="744A0C22"/>
    <w:rsid w:val="7454497D"/>
    <w:rsid w:val="74656AD3"/>
    <w:rsid w:val="747E7177"/>
    <w:rsid w:val="749550AB"/>
    <w:rsid w:val="74A14953"/>
    <w:rsid w:val="74C92CD7"/>
    <w:rsid w:val="74DA1443"/>
    <w:rsid w:val="74FA28D4"/>
    <w:rsid w:val="750E053A"/>
    <w:rsid w:val="75207A1F"/>
    <w:rsid w:val="759609CD"/>
    <w:rsid w:val="759B0A43"/>
    <w:rsid w:val="75CA04F1"/>
    <w:rsid w:val="75D5314F"/>
    <w:rsid w:val="75F7597D"/>
    <w:rsid w:val="76041A24"/>
    <w:rsid w:val="766B5864"/>
    <w:rsid w:val="766F2242"/>
    <w:rsid w:val="767D1F0E"/>
    <w:rsid w:val="76806D7D"/>
    <w:rsid w:val="769B2FFC"/>
    <w:rsid w:val="769B62DC"/>
    <w:rsid w:val="76B64136"/>
    <w:rsid w:val="76DE9986"/>
    <w:rsid w:val="76FF517D"/>
    <w:rsid w:val="77395D3C"/>
    <w:rsid w:val="779D3839"/>
    <w:rsid w:val="77A7519F"/>
    <w:rsid w:val="77AC55E6"/>
    <w:rsid w:val="77CF2F4D"/>
    <w:rsid w:val="77D44CF9"/>
    <w:rsid w:val="77D50662"/>
    <w:rsid w:val="77E56A71"/>
    <w:rsid w:val="77EFB7B7"/>
    <w:rsid w:val="77FA7A4C"/>
    <w:rsid w:val="77FADF66"/>
    <w:rsid w:val="77FC4CEF"/>
    <w:rsid w:val="77FD60B1"/>
    <w:rsid w:val="77FF8A2B"/>
    <w:rsid w:val="78127267"/>
    <w:rsid w:val="783B477E"/>
    <w:rsid w:val="784F7813"/>
    <w:rsid w:val="7867494E"/>
    <w:rsid w:val="78753A77"/>
    <w:rsid w:val="78B16E07"/>
    <w:rsid w:val="78B721D8"/>
    <w:rsid w:val="78C02C99"/>
    <w:rsid w:val="78EB6B2E"/>
    <w:rsid w:val="79052028"/>
    <w:rsid w:val="791869BC"/>
    <w:rsid w:val="791E14B7"/>
    <w:rsid w:val="7929056D"/>
    <w:rsid w:val="79392A23"/>
    <w:rsid w:val="7949368A"/>
    <w:rsid w:val="7950DC09"/>
    <w:rsid w:val="795D3F54"/>
    <w:rsid w:val="79847A94"/>
    <w:rsid w:val="79921705"/>
    <w:rsid w:val="79B17729"/>
    <w:rsid w:val="79B23178"/>
    <w:rsid w:val="79B32A96"/>
    <w:rsid w:val="79BEEEDE"/>
    <w:rsid w:val="79DB193D"/>
    <w:rsid w:val="79EE4CF1"/>
    <w:rsid w:val="79F62B29"/>
    <w:rsid w:val="79F850A3"/>
    <w:rsid w:val="79FB3485"/>
    <w:rsid w:val="79FD253B"/>
    <w:rsid w:val="79FD2A1E"/>
    <w:rsid w:val="7A1264DB"/>
    <w:rsid w:val="7A131D7E"/>
    <w:rsid w:val="7A236763"/>
    <w:rsid w:val="7A3959CC"/>
    <w:rsid w:val="7A815AD5"/>
    <w:rsid w:val="7A977CA5"/>
    <w:rsid w:val="7ACF6B12"/>
    <w:rsid w:val="7AD95CFB"/>
    <w:rsid w:val="7ADF63A7"/>
    <w:rsid w:val="7AF80C67"/>
    <w:rsid w:val="7AF93377"/>
    <w:rsid w:val="7B034A24"/>
    <w:rsid w:val="7B1461E5"/>
    <w:rsid w:val="7B2EA3BA"/>
    <w:rsid w:val="7B402B97"/>
    <w:rsid w:val="7B4C3979"/>
    <w:rsid w:val="7B5E8A26"/>
    <w:rsid w:val="7B62350D"/>
    <w:rsid w:val="7B67359D"/>
    <w:rsid w:val="7B7B424B"/>
    <w:rsid w:val="7B7D07A2"/>
    <w:rsid w:val="7B8AC295"/>
    <w:rsid w:val="7BA87961"/>
    <w:rsid w:val="7BAB0A3F"/>
    <w:rsid w:val="7BDBFF69"/>
    <w:rsid w:val="7BDE11A0"/>
    <w:rsid w:val="7BFFC6C4"/>
    <w:rsid w:val="7BFFDE18"/>
    <w:rsid w:val="7C7A24F3"/>
    <w:rsid w:val="7C7D014F"/>
    <w:rsid w:val="7C9B7BF5"/>
    <w:rsid w:val="7CAB63B3"/>
    <w:rsid w:val="7CDF6C25"/>
    <w:rsid w:val="7CF83E26"/>
    <w:rsid w:val="7CFA73FE"/>
    <w:rsid w:val="7D13AD62"/>
    <w:rsid w:val="7D180AAA"/>
    <w:rsid w:val="7D3220FD"/>
    <w:rsid w:val="7D3754C5"/>
    <w:rsid w:val="7D3E734D"/>
    <w:rsid w:val="7D577DC6"/>
    <w:rsid w:val="7D6BF616"/>
    <w:rsid w:val="7D7968A1"/>
    <w:rsid w:val="7D7E58FE"/>
    <w:rsid w:val="7D8D500C"/>
    <w:rsid w:val="7D9D4F98"/>
    <w:rsid w:val="7DA16E07"/>
    <w:rsid w:val="7DA65D40"/>
    <w:rsid w:val="7DBE796B"/>
    <w:rsid w:val="7DEA948A"/>
    <w:rsid w:val="7DEF5010"/>
    <w:rsid w:val="7DF71CE3"/>
    <w:rsid w:val="7DFF2F8B"/>
    <w:rsid w:val="7DFF85C9"/>
    <w:rsid w:val="7E0418C4"/>
    <w:rsid w:val="7E16489E"/>
    <w:rsid w:val="7E2E53E6"/>
    <w:rsid w:val="7E5F2DB3"/>
    <w:rsid w:val="7E8B4E88"/>
    <w:rsid w:val="7E8C5827"/>
    <w:rsid w:val="7EBFA56A"/>
    <w:rsid w:val="7EDC05BE"/>
    <w:rsid w:val="7EDE629A"/>
    <w:rsid w:val="7EEE5D06"/>
    <w:rsid w:val="7EF60909"/>
    <w:rsid w:val="7EF78ED0"/>
    <w:rsid w:val="7EFFD80C"/>
    <w:rsid w:val="7F0A6D27"/>
    <w:rsid w:val="7F490558"/>
    <w:rsid w:val="7F503E99"/>
    <w:rsid w:val="7F554081"/>
    <w:rsid w:val="7F625F2F"/>
    <w:rsid w:val="7F7712BC"/>
    <w:rsid w:val="7F7D068D"/>
    <w:rsid w:val="7F8706C2"/>
    <w:rsid w:val="7F8814EF"/>
    <w:rsid w:val="7F943D84"/>
    <w:rsid w:val="7FBBAB6C"/>
    <w:rsid w:val="7FBE889E"/>
    <w:rsid w:val="7FC06DB4"/>
    <w:rsid w:val="7FCB5293"/>
    <w:rsid w:val="7FDF8C3E"/>
    <w:rsid w:val="7FE3137B"/>
    <w:rsid w:val="7FEBDF2D"/>
    <w:rsid w:val="7FEFD2C7"/>
    <w:rsid w:val="7FF2795E"/>
    <w:rsid w:val="7FF6CD54"/>
    <w:rsid w:val="7FF8083B"/>
    <w:rsid w:val="7FFB6C68"/>
    <w:rsid w:val="7FFD7D88"/>
    <w:rsid w:val="7FFD80D8"/>
    <w:rsid w:val="7FFE1F45"/>
    <w:rsid w:val="7FFE9EA3"/>
    <w:rsid w:val="7FFF2F82"/>
    <w:rsid w:val="7FFF41E1"/>
    <w:rsid w:val="93BF400B"/>
    <w:rsid w:val="9A365707"/>
    <w:rsid w:val="9A7DB99F"/>
    <w:rsid w:val="9B7FE214"/>
    <w:rsid w:val="9C7F28BD"/>
    <w:rsid w:val="9E1C238B"/>
    <w:rsid w:val="9EFF1E3E"/>
    <w:rsid w:val="9EFF3139"/>
    <w:rsid w:val="9FFE1DC9"/>
    <w:rsid w:val="A7BF9794"/>
    <w:rsid w:val="ABEFC263"/>
    <w:rsid w:val="ACA3153E"/>
    <w:rsid w:val="AD559198"/>
    <w:rsid w:val="AF0F2DFE"/>
    <w:rsid w:val="AF59E1AF"/>
    <w:rsid w:val="AFFF436D"/>
    <w:rsid w:val="B1FFFF3F"/>
    <w:rsid w:val="B2658BF9"/>
    <w:rsid w:val="B5F7403D"/>
    <w:rsid w:val="B6FF1E3E"/>
    <w:rsid w:val="B7BFF90F"/>
    <w:rsid w:val="B9B390DD"/>
    <w:rsid w:val="BB7351C9"/>
    <w:rsid w:val="BBFC71DE"/>
    <w:rsid w:val="BBFF225B"/>
    <w:rsid w:val="BC6F9B48"/>
    <w:rsid w:val="BDFD4900"/>
    <w:rsid w:val="BEA35E20"/>
    <w:rsid w:val="BED70E7A"/>
    <w:rsid w:val="BEFAFCFA"/>
    <w:rsid w:val="BF5CCA69"/>
    <w:rsid w:val="BFD00BE0"/>
    <w:rsid w:val="BFDF6577"/>
    <w:rsid w:val="C3FF52FE"/>
    <w:rsid w:val="C7FEA589"/>
    <w:rsid w:val="C9B7EAE9"/>
    <w:rsid w:val="CCF81DBE"/>
    <w:rsid w:val="CFBF4927"/>
    <w:rsid w:val="CFBFD67C"/>
    <w:rsid w:val="CFEA3D0F"/>
    <w:rsid w:val="CFEF905D"/>
    <w:rsid w:val="CFF78D59"/>
    <w:rsid w:val="D1719ED9"/>
    <w:rsid w:val="D3DFAC20"/>
    <w:rsid w:val="D5FC4641"/>
    <w:rsid w:val="D6DFBB1D"/>
    <w:rsid w:val="D7763BA5"/>
    <w:rsid w:val="D8F263CF"/>
    <w:rsid w:val="DB75C09A"/>
    <w:rsid w:val="DBED8E49"/>
    <w:rsid w:val="DBFE6CEA"/>
    <w:rsid w:val="DDBF0FF9"/>
    <w:rsid w:val="DDFB1426"/>
    <w:rsid w:val="DE3D440C"/>
    <w:rsid w:val="DE74467D"/>
    <w:rsid w:val="DEFF0747"/>
    <w:rsid w:val="DF2F8EDF"/>
    <w:rsid w:val="DFB43311"/>
    <w:rsid w:val="DFE95A83"/>
    <w:rsid w:val="DFFCF8AC"/>
    <w:rsid w:val="DFFDB775"/>
    <w:rsid w:val="E23913AC"/>
    <w:rsid w:val="E3FF9127"/>
    <w:rsid w:val="E5DAF574"/>
    <w:rsid w:val="E7EE8818"/>
    <w:rsid w:val="E7FD0D98"/>
    <w:rsid w:val="E7FFB4A1"/>
    <w:rsid w:val="E9ED79ED"/>
    <w:rsid w:val="E9EF3A45"/>
    <w:rsid w:val="EA7DA52B"/>
    <w:rsid w:val="EADF0030"/>
    <w:rsid w:val="EB72BA89"/>
    <w:rsid w:val="ED6D59DD"/>
    <w:rsid w:val="EDE31750"/>
    <w:rsid w:val="EDFBC1F4"/>
    <w:rsid w:val="EDFF2DFF"/>
    <w:rsid w:val="EE2F8EDE"/>
    <w:rsid w:val="EF7428ED"/>
    <w:rsid w:val="EF9DBE60"/>
    <w:rsid w:val="EF9F3D41"/>
    <w:rsid w:val="EFBF1411"/>
    <w:rsid w:val="EFD3387A"/>
    <w:rsid w:val="EFF9C483"/>
    <w:rsid w:val="EFFB9969"/>
    <w:rsid w:val="EFFF40BB"/>
    <w:rsid w:val="EFFFD9CC"/>
    <w:rsid w:val="F2F3D359"/>
    <w:rsid w:val="F3BD2668"/>
    <w:rsid w:val="F4E159E5"/>
    <w:rsid w:val="F5CF5B19"/>
    <w:rsid w:val="F5FF015D"/>
    <w:rsid w:val="F677AE23"/>
    <w:rsid w:val="F6DD5047"/>
    <w:rsid w:val="F6E8D75C"/>
    <w:rsid w:val="F6EBED37"/>
    <w:rsid w:val="F6FE7CAF"/>
    <w:rsid w:val="F776C741"/>
    <w:rsid w:val="F77A54BD"/>
    <w:rsid w:val="F77CD1A5"/>
    <w:rsid w:val="F7BF52A4"/>
    <w:rsid w:val="F7DFEABC"/>
    <w:rsid w:val="F7EFD527"/>
    <w:rsid w:val="F875536E"/>
    <w:rsid w:val="F8AED2AA"/>
    <w:rsid w:val="F8FFC2E7"/>
    <w:rsid w:val="F9D59C98"/>
    <w:rsid w:val="FA7969A4"/>
    <w:rsid w:val="FABF8C67"/>
    <w:rsid w:val="FAFC26C3"/>
    <w:rsid w:val="FB5FF78A"/>
    <w:rsid w:val="FBCC8A8A"/>
    <w:rsid w:val="FBFEC70F"/>
    <w:rsid w:val="FC3D362C"/>
    <w:rsid w:val="FCBAACEF"/>
    <w:rsid w:val="FD359908"/>
    <w:rsid w:val="FD5B6796"/>
    <w:rsid w:val="FD6A3E30"/>
    <w:rsid w:val="FDDA5DD7"/>
    <w:rsid w:val="FDDA6AEC"/>
    <w:rsid w:val="FDEE7C67"/>
    <w:rsid w:val="FDF74597"/>
    <w:rsid w:val="FDFD0A00"/>
    <w:rsid w:val="FEBED764"/>
    <w:rsid w:val="FEBFB2CA"/>
    <w:rsid w:val="FEE7DD51"/>
    <w:rsid w:val="FEF7E6DC"/>
    <w:rsid w:val="FEFB38E3"/>
    <w:rsid w:val="FEFEFC38"/>
    <w:rsid w:val="FEFFF071"/>
    <w:rsid w:val="FF1F0815"/>
    <w:rsid w:val="FF5773C5"/>
    <w:rsid w:val="FF67A00D"/>
    <w:rsid w:val="FF73C823"/>
    <w:rsid w:val="FF776385"/>
    <w:rsid w:val="FF7A1508"/>
    <w:rsid w:val="FF9554DE"/>
    <w:rsid w:val="FFB39BA2"/>
    <w:rsid w:val="FFBCF4AA"/>
    <w:rsid w:val="FFBED6DB"/>
    <w:rsid w:val="FFBF944A"/>
    <w:rsid w:val="FFBFEFEA"/>
    <w:rsid w:val="FFD76B17"/>
    <w:rsid w:val="FFDEAEE3"/>
    <w:rsid w:val="FFDF0EE0"/>
    <w:rsid w:val="FFDF248F"/>
    <w:rsid w:val="FFDF3C8A"/>
    <w:rsid w:val="FFE93ECC"/>
    <w:rsid w:val="FFEB5DBC"/>
    <w:rsid w:val="FFEDBAA9"/>
    <w:rsid w:val="FFF33D9B"/>
    <w:rsid w:val="FFF66BE4"/>
    <w:rsid w:val="FFF7903A"/>
    <w:rsid w:val="FFF8E336"/>
    <w:rsid w:val="FFFA8526"/>
    <w:rsid w:val="FFFE2E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5"/>
    <w:qFormat/>
    <w:uiPriority w:val="0"/>
    <w:pPr>
      <w:keepNext/>
      <w:keepLines/>
      <w:numPr>
        <w:ilvl w:val="0"/>
        <w:numId w:val="1"/>
      </w:numPr>
      <w:spacing w:before="120" w:after="120" w:line="578" w:lineRule="auto"/>
      <w:outlineLvl w:val="0"/>
    </w:pPr>
    <w:rPr>
      <w:b/>
      <w:bCs/>
      <w:kern w:val="44"/>
      <w:sz w:val="28"/>
      <w:szCs w:val="44"/>
    </w:rPr>
  </w:style>
  <w:style w:type="paragraph" w:styleId="4">
    <w:name w:val="heading 2"/>
    <w:basedOn w:val="1"/>
    <w:next w:val="1"/>
    <w:link w:val="36"/>
    <w:qFormat/>
    <w:uiPriority w:val="0"/>
    <w:pPr>
      <w:keepNext/>
      <w:keepLines/>
      <w:spacing w:before="120" w:after="120" w:line="415" w:lineRule="auto"/>
      <w:ind w:left="425" w:hanging="425"/>
      <w:outlineLvl w:val="1"/>
    </w:pPr>
    <w:rPr>
      <w:rFonts w:ascii="Arial" w:hAnsi="Arial"/>
      <w:b/>
      <w:bCs/>
      <w:sz w:val="24"/>
      <w:szCs w:val="32"/>
    </w:rPr>
  </w:style>
  <w:style w:type="paragraph" w:styleId="5">
    <w:name w:val="heading 3"/>
    <w:basedOn w:val="1"/>
    <w:next w:val="1"/>
    <w:link w:val="37"/>
    <w:qFormat/>
    <w:uiPriority w:val="0"/>
    <w:pPr>
      <w:keepNext/>
      <w:keepLines/>
      <w:numPr>
        <w:ilvl w:val="2"/>
        <w:numId w:val="1"/>
      </w:numPr>
      <w:spacing w:before="120" w:after="120" w:line="415" w:lineRule="auto"/>
      <w:outlineLvl w:val="2"/>
    </w:pPr>
    <w:rPr>
      <w:b/>
      <w:bCs/>
      <w:szCs w:val="32"/>
    </w:rPr>
  </w:style>
  <w:style w:type="paragraph" w:styleId="6">
    <w:name w:val="heading 4"/>
    <w:basedOn w:val="1"/>
    <w:next w:val="1"/>
    <w:link w:val="38"/>
    <w:qFormat/>
    <w:uiPriority w:val="0"/>
    <w:pPr>
      <w:keepNext/>
      <w:keepLines/>
      <w:numPr>
        <w:ilvl w:val="3"/>
        <w:numId w:val="1"/>
      </w:numPr>
      <w:tabs>
        <w:tab w:val="left" w:pos="3076"/>
      </w:tabs>
      <w:spacing w:before="120" w:after="120" w:line="377" w:lineRule="auto"/>
      <w:ind w:left="1985" w:hanging="709"/>
      <w:outlineLvl w:val="3"/>
    </w:pPr>
    <w:rPr>
      <w:rFonts w:ascii="Arial" w:hAnsi="Arial" w:eastAsia="黑体"/>
      <w:bCs/>
      <w:i/>
      <w:szCs w:val="28"/>
    </w:rPr>
  </w:style>
  <w:style w:type="paragraph" w:styleId="7">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9"/>
    <w:qFormat/>
    <w:uiPriority w:val="0"/>
    <w:pPr>
      <w:keepNext/>
      <w:keepLines/>
      <w:spacing w:before="240" w:after="64" w:line="320" w:lineRule="auto"/>
      <w:outlineLvl w:val="5"/>
    </w:pPr>
    <w:rPr>
      <w:rFonts w:ascii="Calibri Light" w:hAnsi="Calibri Light" w:eastAsia="宋体" w:cs="Microsoft Himalaya"/>
      <w:b/>
      <w:bCs/>
      <w:sz w:val="24"/>
    </w:rPr>
  </w:style>
  <w:style w:type="paragraph" w:styleId="9">
    <w:name w:val="heading 7"/>
    <w:basedOn w:val="1"/>
    <w:next w:val="1"/>
    <w:link w:val="40"/>
    <w:qFormat/>
    <w:uiPriority w:val="0"/>
    <w:pPr>
      <w:keepNext/>
      <w:keepLines/>
      <w:spacing w:before="240" w:after="64" w:line="320" w:lineRule="auto"/>
      <w:outlineLvl w:val="6"/>
    </w:pPr>
    <w:rPr>
      <w:b/>
      <w:bCs/>
      <w:sz w:val="24"/>
    </w:rPr>
  </w:style>
  <w:style w:type="character" w:default="1" w:styleId="31">
    <w:name w:val="Default Paragraph Font"/>
    <w:semiHidden/>
    <w:qFormat/>
    <w:uiPriority w:val="0"/>
  </w:style>
  <w:style w:type="table" w:default="1" w:styleId="2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10">
    <w:name w:val="caption"/>
    <w:basedOn w:val="1"/>
    <w:next w:val="1"/>
    <w:qFormat/>
    <w:uiPriority w:val="0"/>
    <w:rPr>
      <w:rFonts w:ascii="Arial" w:hAnsi="Arial" w:eastAsia="黑体"/>
      <w:sz w:val="20"/>
    </w:rPr>
  </w:style>
  <w:style w:type="paragraph" w:styleId="11">
    <w:name w:val="Document Map"/>
    <w:basedOn w:val="1"/>
    <w:link w:val="41"/>
    <w:qFormat/>
    <w:uiPriority w:val="99"/>
    <w:pPr>
      <w:shd w:val="clear" w:color="auto" w:fill="000080"/>
    </w:pPr>
  </w:style>
  <w:style w:type="paragraph" w:styleId="12">
    <w:name w:val="Body Text"/>
    <w:basedOn w:val="1"/>
    <w:link w:val="42"/>
    <w:qFormat/>
    <w:uiPriority w:val="0"/>
    <w:pPr>
      <w:widowControl/>
      <w:spacing w:before="120" w:after="120"/>
    </w:pPr>
    <w:rPr>
      <w:rFonts w:ascii="宋体" w:hAnsi="宋体"/>
      <w:iCs/>
      <w:kern w:val="0"/>
      <w:szCs w:val="20"/>
      <w:lang w:bidi="ug-CN"/>
    </w:rPr>
  </w:style>
  <w:style w:type="paragraph" w:styleId="13">
    <w:name w:val="Body Text Indent"/>
    <w:basedOn w:val="1"/>
    <w:link w:val="43"/>
    <w:uiPriority w:val="0"/>
    <w:pPr>
      <w:spacing w:after="120"/>
      <w:ind w:left="420" w:leftChars="200"/>
    </w:pPr>
  </w:style>
  <w:style w:type="paragraph" w:styleId="14">
    <w:name w:val="toc 5"/>
    <w:basedOn w:val="1"/>
    <w:next w:val="1"/>
    <w:qFormat/>
    <w:uiPriority w:val="0"/>
    <w:pPr>
      <w:ind w:left="1680" w:leftChars="800"/>
    </w:pPr>
    <w:rPr>
      <w:szCs w:val="20"/>
    </w:rPr>
  </w:style>
  <w:style w:type="paragraph" w:styleId="15">
    <w:name w:val="toc 3"/>
    <w:basedOn w:val="1"/>
    <w:next w:val="1"/>
    <w:qFormat/>
    <w:uiPriority w:val="39"/>
    <w:pPr>
      <w:ind w:left="840" w:leftChars="400"/>
    </w:pPr>
  </w:style>
  <w:style w:type="paragraph" w:styleId="16">
    <w:name w:val="Balloon Text"/>
    <w:basedOn w:val="1"/>
    <w:semiHidden/>
    <w:qFormat/>
    <w:uiPriority w:val="0"/>
    <w:rPr>
      <w:sz w:val="18"/>
      <w:szCs w:val="18"/>
    </w:rPr>
  </w:style>
  <w:style w:type="paragraph" w:styleId="17">
    <w:name w:val="footer"/>
    <w:basedOn w:val="1"/>
    <w:link w:val="44"/>
    <w:qFormat/>
    <w:uiPriority w:val="0"/>
    <w:pPr>
      <w:pBdr>
        <w:top w:val="single" w:color="auto" w:sz="12" w:space="1"/>
      </w:pBdr>
      <w:tabs>
        <w:tab w:val="center" w:pos="4153"/>
        <w:tab w:val="right" w:pos="8306"/>
      </w:tabs>
      <w:snapToGrid w:val="0"/>
      <w:jc w:val="left"/>
    </w:pPr>
    <w:rPr>
      <w:sz w:val="18"/>
      <w:szCs w:val="18"/>
    </w:rPr>
  </w:style>
  <w:style w:type="paragraph" w:styleId="18">
    <w:name w:val="header"/>
    <w:basedOn w:val="1"/>
    <w:link w:val="45"/>
    <w:qFormat/>
    <w:uiPriority w:val="0"/>
    <w:pPr>
      <w:pBdr>
        <w:bottom w:val="single" w:color="auto" w:sz="12" w:space="1"/>
      </w:pBdr>
      <w:tabs>
        <w:tab w:val="center" w:pos="4153"/>
        <w:tab w:val="right" w:pos="8306"/>
      </w:tabs>
      <w:snapToGrid w:val="0"/>
      <w:jc w:val="center"/>
    </w:pPr>
    <w:rPr>
      <w:sz w:val="18"/>
      <w:szCs w:val="18"/>
      <w:lang w:bidi="ug-CN"/>
    </w:rPr>
  </w:style>
  <w:style w:type="paragraph" w:styleId="19">
    <w:name w:val="toc 1"/>
    <w:basedOn w:val="1"/>
    <w:next w:val="1"/>
    <w:qFormat/>
    <w:uiPriority w:val="39"/>
    <w:pPr>
      <w:spacing w:before="120" w:after="120"/>
      <w:jc w:val="left"/>
    </w:pPr>
    <w:rPr>
      <w:b/>
      <w:bCs/>
      <w:caps/>
      <w:sz w:val="20"/>
      <w:szCs w:val="20"/>
    </w:rPr>
  </w:style>
  <w:style w:type="paragraph" w:styleId="20">
    <w:name w:val="toc 4"/>
    <w:basedOn w:val="1"/>
    <w:next w:val="1"/>
    <w:unhideWhenUsed/>
    <w:qFormat/>
    <w:uiPriority w:val="39"/>
    <w:pPr>
      <w:ind w:left="1260" w:leftChars="600"/>
    </w:pPr>
  </w:style>
  <w:style w:type="paragraph" w:styleId="21">
    <w:name w:val="Subtitle"/>
    <w:basedOn w:val="1"/>
    <w:next w:val="1"/>
    <w:link w:val="46"/>
    <w:qFormat/>
    <w:uiPriority w:val="0"/>
    <w:pPr>
      <w:spacing w:before="240" w:after="60" w:line="312" w:lineRule="auto"/>
      <w:jc w:val="center"/>
      <w:outlineLvl w:val="1"/>
    </w:pPr>
    <w:rPr>
      <w:rFonts w:ascii="Calibri Light" w:hAnsi="Calibri Light" w:cs="Microsoft Himalaya"/>
      <w:b/>
      <w:bCs/>
      <w:kern w:val="28"/>
      <w:sz w:val="32"/>
      <w:szCs w:val="32"/>
    </w:rPr>
  </w:style>
  <w:style w:type="paragraph" w:styleId="22">
    <w:name w:val="toc 2"/>
    <w:basedOn w:val="1"/>
    <w:next w:val="1"/>
    <w:qFormat/>
    <w:uiPriority w:val="39"/>
    <w:pPr>
      <w:ind w:left="210"/>
      <w:jc w:val="left"/>
    </w:pPr>
    <w:rPr>
      <w:smallCaps/>
      <w:sz w:val="20"/>
      <w:szCs w:val="20"/>
    </w:rPr>
  </w:style>
  <w:style w:type="paragraph" w:styleId="2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5">
    <w:name w:val="index 1"/>
    <w:basedOn w:val="1"/>
    <w:next w:val="1"/>
    <w:semiHidden/>
    <w:qFormat/>
    <w:uiPriority w:val="0"/>
  </w:style>
  <w:style w:type="paragraph" w:styleId="26">
    <w:name w:val="Title"/>
    <w:basedOn w:val="1"/>
    <w:next w:val="1"/>
    <w:qFormat/>
    <w:uiPriority w:val="0"/>
    <w:pPr>
      <w:jc w:val="center"/>
    </w:pPr>
    <w:rPr>
      <w:rFonts w:ascii="Arial" w:hAnsi="Arial"/>
      <w:b/>
      <w:kern w:val="0"/>
      <w:sz w:val="36"/>
      <w:szCs w:val="20"/>
      <w:lang w:eastAsia="en-US"/>
    </w:rPr>
  </w:style>
  <w:style w:type="paragraph" w:styleId="27">
    <w:name w:val="Body Text First Indent"/>
    <w:basedOn w:val="12"/>
    <w:link w:val="47"/>
    <w:qFormat/>
    <w:uiPriority w:val="0"/>
    <w:pPr>
      <w:widowControl w:val="0"/>
      <w:spacing w:before="0"/>
      <w:ind w:firstLine="420" w:firstLineChars="100"/>
    </w:pPr>
    <w:rPr>
      <w:iCs w:val="0"/>
      <w:kern w:val="2"/>
      <w:szCs w:val="24"/>
      <w:lang w:bidi="ug-CN"/>
    </w:rPr>
  </w:style>
  <w:style w:type="paragraph" w:styleId="28">
    <w:name w:val="Body Text First Indent 2"/>
    <w:basedOn w:val="13"/>
    <w:link w:val="48"/>
    <w:qFormat/>
    <w:uiPriority w:val="0"/>
    <w:pPr>
      <w:ind w:firstLine="420" w:firstLineChars="200"/>
    </w:p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qFormat/>
    <w:uiPriority w:val="0"/>
  </w:style>
  <w:style w:type="character" w:styleId="33">
    <w:name w:val="Emphasis"/>
    <w:qFormat/>
    <w:uiPriority w:val="20"/>
    <w:rPr>
      <w:i/>
      <w:iCs/>
    </w:rPr>
  </w:style>
  <w:style w:type="character" w:styleId="34">
    <w:name w:val="Hyperlink"/>
    <w:qFormat/>
    <w:uiPriority w:val="99"/>
    <w:rPr>
      <w:color w:val="0000FF"/>
      <w:u w:val="single"/>
    </w:rPr>
  </w:style>
  <w:style w:type="character" w:customStyle="1" w:styleId="35">
    <w:name w:val="标题 1 字符"/>
    <w:link w:val="3"/>
    <w:qFormat/>
    <w:uiPriority w:val="0"/>
    <w:rPr>
      <w:b/>
      <w:bCs/>
      <w:kern w:val="44"/>
      <w:sz w:val="28"/>
      <w:szCs w:val="44"/>
    </w:rPr>
  </w:style>
  <w:style w:type="character" w:customStyle="1" w:styleId="36">
    <w:name w:val="标题 2 字符"/>
    <w:link w:val="4"/>
    <w:qFormat/>
    <w:uiPriority w:val="0"/>
    <w:rPr>
      <w:rFonts w:ascii="Arial" w:hAnsi="Arial"/>
      <w:b/>
      <w:bCs/>
      <w:kern w:val="2"/>
      <w:sz w:val="24"/>
      <w:szCs w:val="32"/>
    </w:rPr>
  </w:style>
  <w:style w:type="character" w:customStyle="1" w:styleId="37">
    <w:name w:val="标题 3 字符"/>
    <w:link w:val="5"/>
    <w:qFormat/>
    <w:uiPriority w:val="0"/>
    <w:rPr>
      <w:b/>
      <w:bCs/>
      <w:kern w:val="2"/>
      <w:sz w:val="21"/>
      <w:szCs w:val="32"/>
      <w:lang w:bidi="ar-SA"/>
    </w:rPr>
  </w:style>
  <w:style w:type="character" w:customStyle="1" w:styleId="38">
    <w:name w:val="标题 4 字符"/>
    <w:link w:val="6"/>
    <w:qFormat/>
    <w:uiPriority w:val="0"/>
    <w:rPr>
      <w:rFonts w:ascii="Arial" w:hAnsi="Arial" w:eastAsia="黑体"/>
      <w:bCs/>
      <w:i/>
      <w:kern w:val="2"/>
      <w:sz w:val="21"/>
      <w:szCs w:val="28"/>
    </w:rPr>
  </w:style>
  <w:style w:type="character" w:customStyle="1" w:styleId="39">
    <w:name w:val="标题 6 字符"/>
    <w:link w:val="8"/>
    <w:qFormat/>
    <w:uiPriority w:val="0"/>
    <w:rPr>
      <w:rFonts w:ascii="Calibri Light" w:hAnsi="Calibri Light" w:eastAsia="宋体" w:cs="Microsoft Himalaya"/>
      <w:b/>
      <w:bCs/>
      <w:kern w:val="2"/>
      <w:sz w:val="24"/>
      <w:szCs w:val="24"/>
      <w:lang w:bidi="ar-SA"/>
    </w:rPr>
  </w:style>
  <w:style w:type="character" w:customStyle="1" w:styleId="40">
    <w:name w:val="标题 7 字符"/>
    <w:link w:val="9"/>
    <w:qFormat/>
    <w:uiPriority w:val="0"/>
    <w:rPr>
      <w:b/>
      <w:bCs/>
      <w:kern w:val="2"/>
      <w:sz w:val="24"/>
      <w:szCs w:val="24"/>
      <w:lang w:bidi="ar-SA"/>
    </w:rPr>
  </w:style>
  <w:style w:type="character" w:customStyle="1" w:styleId="41">
    <w:name w:val="文档结构图 字符"/>
    <w:link w:val="11"/>
    <w:qFormat/>
    <w:uiPriority w:val="99"/>
    <w:rPr>
      <w:kern w:val="2"/>
      <w:sz w:val="21"/>
      <w:szCs w:val="24"/>
      <w:shd w:val="clear" w:color="auto" w:fill="000080"/>
      <w:lang w:bidi="ar-SA"/>
    </w:rPr>
  </w:style>
  <w:style w:type="character" w:customStyle="1" w:styleId="42">
    <w:name w:val="正文文本 字符"/>
    <w:link w:val="12"/>
    <w:qFormat/>
    <w:uiPriority w:val="0"/>
    <w:rPr>
      <w:rFonts w:ascii="宋体" w:hAnsi="宋体"/>
      <w:iCs/>
      <w:sz w:val="21"/>
    </w:rPr>
  </w:style>
  <w:style w:type="character" w:customStyle="1" w:styleId="43">
    <w:name w:val="正文文本缩进 字符"/>
    <w:link w:val="13"/>
    <w:qFormat/>
    <w:uiPriority w:val="0"/>
    <w:rPr>
      <w:kern w:val="2"/>
      <w:sz w:val="21"/>
      <w:szCs w:val="24"/>
    </w:rPr>
  </w:style>
  <w:style w:type="character" w:customStyle="1" w:styleId="44">
    <w:name w:val="页脚 字符"/>
    <w:link w:val="17"/>
    <w:qFormat/>
    <w:uiPriority w:val="0"/>
    <w:rPr>
      <w:kern w:val="2"/>
      <w:sz w:val="18"/>
      <w:szCs w:val="18"/>
    </w:rPr>
  </w:style>
  <w:style w:type="character" w:customStyle="1" w:styleId="45">
    <w:name w:val="页眉 字符"/>
    <w:link w:val="18"/>
    <w:qFormat/>
    <w:uiPriority w:val="0"/>
    <w:rPr>
      <w:kern w:val="2"/>
      <w:sz w:val="18"/>
      <w:szCs w:val="18"/>
    </w:rPr>
  </w:style>
  <w:style w:type="character" w:customStyle="1" w:styleId="46">
    <w:name w:val="副标题 字符"/>
    <w:link w:val="21"/>
    <w:qFormat/>
    <w:uiPriority w:val="0"/>
    <w:rPr>
      <w:rFonts w:ascii="Calibri Light" w:hAnsi="Calibri Light" w:cs="Microsoft Himalaya"/>
      <w:b/>
      <w:bCs/>
      <w:kern w:val="28"/>
      <w:sz w:val="32"/>
      <w:szCs w:val="32"/>
      <w:lang w:bidi="ar-SA"/>
    </w:rPr>
  </w:style>
  <w:style w:type="character" w:customStyle="1" w:styleId="47">
    <w:name w:val="正文文本首行缩进 字符"/>
    <w:link w:val="27"/>
    <w:qFormat/>
    <w:uiPriority w:val="0"/>
    <w:rPr>
      <w:rFonts w:ascii="宋体" w:hAnsi="宋体"/>
      <w:kern w:val="2"/>
      <w:sz w:val="21"/>
      <w:szCs w:val="24"/>
    </w:rPr>
  </w:style>
  <w:style w:type="character" w:customStyle="1" w:styleId="48">
    <w:name w:val="正文文本首行缩进 2 字符"/>
    <w:link w:val="28"/>
    <w:qFormat/>
    <w:uiPriority w:val="0"/>
  </w:style>
  <w:style w:type="character" w:customStyle="1" w:styleId="49">
    <w:name w:val="表格文本 Char"/>
    <w:link w:val="50"/>
    <w:qFormat/>
    <w:uiPriority w:val="0"/>
    <w:rPr>
      <w:rFonts w:ascii="Arial" w:hAnsi="Arial"/>
      <w:sz w:val="21"/>
      <w:szCs w:val="21"/>
    </w:rPr>
  </w:style>
  <w:style w:type="paragraph" w:customStyle="1" w:styleId="50">
    <w:name w:val="表格文本"/>
    <w:basedOn w:val="1"/>
    <w:link w:val="49"/>
    <w:qFormat/>
    <w:uiPriority w:val="0"/>
    <w:pPr>
      <w:keepNext/>
      <w:tabs>
        <w:tab w:val="decimal" w:pos="0"/>
      </w:tabs>
      <w:autoSpaceDE w:val="0"/>
      <w:autoSpaceDN w:val="0"/>
      <w:adjustRightInd w:val="0"/>
      <w:spacing w:line="360" w:lineRule="atLeast"/>
      <w:textAlignment w:val="baseline"/>
    </w:pPr>
    <w:rPr>
      <w:rFonts w:ascii="Arial" w:hAnsi="Arial"/>
      <w:kern w:val="0"/>
      <w:szCs w:val="21"/>
      <w:lang w:bidi="ug-CN"/>
    </w:rPr>
  </w:style>
  <w:style w:type="character" w:customStyle="1" w:styleId="51">
    <w:name w:val="编写建议 Char1"/>
    <w:link w:val="52"/>
    <w:qFormat/>
    <w:uiPriority w:val="0"/>
    <w:rPr>
      <w:rFonts w:ascii="Arial" w:hAnsi="Arial" w:cs="Arial"/>
      <w:i/>
      <w:color w:val="0000FF"/>
      <w:sz w:val="21"/>
      <w:szCs w:val="21"/>
    </w:rPr>
  </w:style>
  <w:style w:type="paragraph" w:customStyle="1" w:styleId="52">
    <w:name w:val="编写建议"/>
    <w:basedOn w:val="1"/>
    <w:link w:val="51"/>
    <w:qFormat/>
    <w:uiPriority w:val="0"/>
    <w:pPr>
      <w:autoSpaceDE w:val="0"/>
      <w:autoSpaceDN w:val="0"/>
      <w:adjustRightInd w:val="0"/>
      <w:spacing w:line="360" w:lineRule="auto"/>
      <w:ind w:firstLine="200" w:firstLineChars="200"/>
      <w:jc w:val="left"/>
    </w:pPr>
    <w:rPr>
      <w:rFonts w:ascii="Arial" w:hAnsi="Arial"/>
      <w:i/>
      <w:color w:val="0000FF"/>
      <w:kern w:val="0"/>
      <w:szCs w:val="21"/>
      <w:lang w:bidi="ug-CN"/>
    </w:rPr>
  </w:style>
  <w:style w:type="character" w:customStyle="1" w:styleId="53">
    <w:name w:val="图号 Char Char Char"/>
    <w:link w:val="54"/>
    <w:qFormat/>
    <w:uiPriority w:val="0"/>
    <w:rPr>
      <w:rFonts w:ascii="Arial" w:hAnsi="Arial"/>
      <w:sz w:val="18"/>
      <w:szCs w:val="18"/>
      <w:lang w:bidi="ug-CN"/>
    </w:rPr>
  </w:style>
  <w:style w:type="paragraph" w:customStyle="1" w:styleId="54">
    <w:name w:val="图号 Char"/>
    <w:basedOn w:val="1"/>
    <w:link w:val="53"/>
    <w:qFormat/>
    <w:uiPriority w:val="0"/>
    <w:pPr>
      <w:keepNext/>
      <w:numPr>
        <w:ilvl w:val="0"/>
        <w:numId w:val="2"/>
      </w:numPr>
      <w:autoSpaceDE w:val="0"/>
      <w:autoSpaceDN w:val="0"/>
      <w:adjustRightInd w:val="0"/>
      <w:spacing w:before="105" w:line="360" w:lineRule="auto"/>
      <w:jc w:val="center"/>
      <w:textAlignment w:val="baseline"/>
    </w:pPr>
    <w:rPr>
      <w:rFonts w:ascii="Arial" w:hAnsi="Arial"/>
      <w:kern w:val="0"/>
      <w:sz w:val="18"/>
      <w:szCs w:val="18"/>
      <w:lang w:bidi="ug-CN"/>
    </w:rPr>
  </w:style>
  <w:style w:type="character" w:customStyle="1" w:styleId="55">
    <w:name w:val="项目缩写 Char"/>
    <w:link w:val="56"/>
    <w:qFormat/>
    <w:uiPriority w:val="0"/>
    <w:rPr>
      <w:rFonts w:ascii="宋体" w:hAnsi="宋体" w:eastAsia="宋体"/>
      <w:kern w:val="2"/>
      <w:sz w:val="18"/>
      <w:szCs w:val="24"/>
      <w:lang w:val="en-US" w:eastAsia="zh-CN" w:bidi="ar-SA"/>
    </w:rPr>
  </w:style>
  <w:style w:type="paragraph" w:customStyle="1" w:styleId="56">
    <w:name w:val="项目缩写"/>
    <w:basedOn w:val="1"/>
    <w:link w:val="55"/>
    <w:qFormat/>
    <w:uiPriority w:val="0"/>
    <w:pPr>
      <w:framePr w:hSpace="180" w:wrap="around" w:vAnchor="text" w:hAnchor="margin" w:xAlign="right" w:y="41"/>
    </w:pPr>
    <w:rPr>
      <w:rFonts w:ascii="宋体" w:hAnsi="宋体"/>
      <w:sz w:val="18"/>
    </w:rPr>
  </w:style>
  <w:style w:type="character" w:customStyle="1" w:styleId="57">
    <w:name w:val="编写建议 Char Char"/>
    <w:link w:val="58"/>
    <w:qFormat/>
    <w:uiPriority w:val="0"/>
    <w:rPr>
      <w:rFonts w:ascii="Arial" w:hAnsi="Arial" w:cs="Arial"/>
      <w:i/>
      <w:color w:val="0000FF"/>
      <w:sz w:val="21"/>
      <w:szCs w:val="21"/>
    </w:rPr>
  </w:style>
  <w:style w:type="paragraph" w:customStyle="1" w:styleId="58">
    <w:name w:val="编写建议 Char"/>
    <w:basedOn w:val="1"/>
    <w:next w:val="27"/>
    <w:link w:val="57"/>
    <w:qFormat/>
    <w:uiPriority w:val="0"/>
    <w:pPr>
      <w:autoSpaceDE w:val="0"/>
      <w:autoSpaceDN w:val="0"/>
      <w:adjustRightInd w:val="0"/>
      <w:spacing w:line="360" w:lineRule="auto"/>
      <w:ind w:firstLine="420" w:firstLineChars="200"/>
      <w:jc w:val="left"/>
    </w:pPr>
    <w:rPr>
      <w:rFonts w:ascii="Arial" w:hAnsi="Arial"/>
      <w:i/>
      <w:color w:val="0000FF"/>
      <w:kern w:val="0"/>
      <w:szCs w:val="21"/>
      <w:lang w:bidi="ug-CN"/>
    </w:rPr>
  </w:style>
  <w:style w:type="character" w:customStyle="1" w:styleId="59">
    <w:name w:val="_Style 58"/>
    <w:qFormat/>
    <w:uiPriority w:val="21"/>
    <w:rPr>
      <w:i/>
      <w:iCs/>
      <w:color w:val="5B9BD5"/>
    </w:rPr>
  </w:style>
  <w:style w:type="paragraph" w:customStyle="1" w:styleId="60">
    <w:name w:val="List Paragraph1"/>
    <w:basedOn w:val="1"/>
    <w:qFormat/>
    <w:uiPriority w:val="0"/>
    <w:pPr>
      <w:ind w:firstLine="420" w:firstLineChars="200"/>
    </w:pPr>
    <w:rPr>
      <w:rFonts w:ascii="Calibri" w:hAnsi="Calibri"/>
      <w:szCs w:val="22"/>
    </w:rPr>
  </w:style>
  <w:style w:type="paragraph" w:styleId="61">
    <w:name w:val="List Paragraph"/>
    <w:basedOn w:val="1"/>
    <w:qFormat/>
    <w:uiPriority w:val="34"/>
    <w:pPr>
      <w:ind w:firstLine="420" w:firstLineChars="200"/>
    </w:pPr>
    <w:rPr>
      <w:rFonts w:ascii="Calibri" w:hAnsi="Calibri" w:cs="Microsoft Uighur"/>
      <w:szCs w:val="21"/>
    </w:rPr>
  </w:style>
  <w:style w:type="paragraph" w:customStyle="1" w:styleId="62">
    <w:name w:val="列出段落2"/>
    <w:basedOn w:val="1"/>
    <w:qFormat/>
    <w:uiPriority w:val="0"/>
    <w:pPr>
      <w:ind w:firstLine="420" w:firstLineChars="200"/>
    </w:pPr>
    <w:rPr>
      <w:rFonts w:ascii="Calibri" w:hAnsi="Calibri"/>
      <w:szCs w:val="22"/>
    </w:rPr>
  </w:style>
  <w:style w:type="paragraph" w:customStyle="1" w:styleId="63">
    <w:name w:val="列表数字1"/>
    <w:next w:val="27"/>
    <w:qFormat/>
    <w:uiPriority w:val="0"/>
    <w:pPr>
      <w:numPr>
        <w:ilvl w:val="0"/>
        <w:numId w:val="3"/>
      </w:numPr>
      <w:tabs>
        <w:tab w:val="left" w:pos="900"/>
      </w:tabs>
      <w:spacing w:before="120" w:line="360" w:lineRule="auto"/>
    </w:pPr>
    <w:rPr>
      <w:rFonts w:ascii="Times New Roman" w:hAnsi="Times New Roman" w:eastAsia="宋体" w:cs="Times New Roman"/>
      <w:sz w:val="24"/>
      <w:lang w:val="en-US" w:eastAsia="zh-CN" w:bidi="ar-SA"/>
    </w:rPr>
  </w:style>
  <w:style w:type="paragraph" w:customStyle="1" w:styleId="64">
    <w:name w:val="文档提示信息"/>
    <w:basedOn w:val="1"/>
    <w:qFormat/>
    <w:uiPriority w:val="0"/>
    <w:rPr>
      <w:i/>
      <w:sz w:val="18"/>
    </w:rPr>
  </w:style>
  <w:style w:type="paragraph" w:customStyle="1" w:styleId="65">
    <w:name w:val="文档标题"/>
    <w:basedOn w:val="1"/>
    <w:qFormat/>
    <w:uiPriority w:val="0"/>
    <w:pPr>
      <w:spacing w:line="360" w:lineRule="auto"/>
      <w:jc w:val="center"/>
    </w:pPr>
    <w:rPr>
      <w:rFonts w:ascii="华文中宋" w:hAnsi="华文中宋" w:eastAsia="华文中宋"/>
      <w:b/>
      <w:sz w:val="52"/>
      <w:szCs w:val="52"/>
    </w:rPr>
  </w:style>
  <w:style w:type="paragraph" w:customStyle="1" w:styleId="66">
    <w:name w:val=" Char Char Char Char Char Char Char Char Char Char Char Char Char Char1 Char Char Char Char Char Char Char Char Char Char Char1 Char Char Char Char"/>
    <w:basedOn w:val="1"/>
    <w:qFormat/>
    <w:uiPriority w:val="0"/>
  </w:style>
  <w:style w:type="paragraph" w:customStyle="1" w:styleId="67">
    <w:name w:val="列出段落1"/>
    <w:basedOn w:val="1"/>
    <w:qFormat/>
    <w:uiPriority w:val="34"/>
    <w:pPr>
      <w:ind w:firstLine="420" w:firstLineChars="200"/>
    </w:pPr>
  </w:style>
  <w:style w:type="paragraph" w:customStyle="1" w:styleId="68">
    <w:name w:val="机构名称"/>
    <w:basedOn w:val="1"/>
    <w:qFormat/>
    <w:uiPriority w:val="0"/>
    <w:pPr>
      <w:jc w:val="center"/>
    </w:pPr>
    <w:rPr>
      <w:rFonts w:ascii="华文中宋" w:hAnsi="华文中宋" w:eastAsia="华文中宋"/>
      <w:b/>
      <w:sz w:val="52"/>
      <w:szCs w:val="52"/>
    </w:rPr>
  </w:style>
  <w:style w:type="paragraph" w:customStyle="1" w:styleId="69">
    <w:name w:val="xl40"/>
    <w:basedOn w:val="1"/>
    <w:qFormat/>
    <w:uiPriority w:val="0"/>
    <w:pPr>
      <w:widowControl/>
      <w:spacing w:before="100" w:beforeAutospacing="1" w:after="100" w:afterAutospacing="1" w:line="240" w:lineRule="auto"/>
      <w:jc w:val="center"/>
      <w:textAlignment w:val="top"/>
    </w:pPr>
    <w:rPr>
      <w:rFonts w:hint="eastAsia" w:ascii="黑体" w:hAnsi="宋体" w:eastAsia="黑体"/>
      <w:kern w:val="0"/>
      <w:sz w:val="36"/>
      <w:szCs w:val="36"/>
      <w:lang w:eastAsia="en-US"/>
    </w:rPr>
  </w:style>
  <w:style w:type="paragraph" w:customStyle="1" w:styleId="70">
    <w:name w:val="Table - Text"/>
    <w:basedOn w:val="1"/>
    <w:qFormat/>
    <w:uiPriority w:val="0"/>
    <w:pPr>
      <w:widowControl/>
      <w:spacing w:before="60" w:after="60"/>
      <w:jc w:val="left"/>
    </w:pPr>
    <w:rPr>
      <w:kern w:val="0"/>
      <w:sz w:val="20"/>
      <w:szCs w:val="20"/>
      <w:lang w:eastAsia="en-US"/>
    </w:rPr>
  </w:style>
  <w:style w:type="paragraph" w:customStyle="1" w:styleId="71">
    <w:name w:val=" Char Char Char Char Char Char Char"/>
    <w:basedOn w:val="1"/>
    <w:qFormat/>
    <w:uiPriority w:val="0"/>
  </w:style>
  <w:style w:type="paragraph" w:customStyle="1" w:styleId="72">
    <w:name w:val="_Style 14"/>
    <w:basedOn w:val="1"/>
    <w:next w:val="1"/>
    <w:qFormat/>
    <w:uiPriority w:val="0"/>
  </w:style>
  <w:style w:type="paragraph" w:customStyle="1" w:styleId="73">
    <w:name w:val="_Style 16"/>
    <w:basedOn w:val="1"/>
    <w:next w:val="25"/>
    <w:semiHidden/>
    <w:qFormat/>
    <w:uiPriority w:val="0"/>
    <w:rPr>
      <w:szCs w:val="20"/>
    </w:rPr>
  </w:style>
  <w:style w:type="paragraph" w:customStyle="1" w:styleId="74">
    <w:name w:val="表格列标题"/>
    <w:basedOn w:val="1"/>
    <w:semiHidden/>
    <w:qFormat/>
    <w:uiPriority w:val="0"/>
    <w:pPr>
      <w:keepNext/>
      <w:autoSpaceDE w:val="0"/>
      <w:autoSpaceDN w:val="0"/>
      <w:adjustRightInd w:val="0"/>
      <w:spacing w:line="360" w:lineRule="atLeast"/>
      <w:jc w:val="center"/>
      <w:textAlignment w:val="baseline"/>
    </w:pPr>
    <w:rPr>
      <w:b/>
      <w:kern w:val="0"/>
      <w:szCs w:val="20"/>
    </w:rPr>
  </w:style>
  <w:style w:type="paragraph" w:customStyle="1" w:styleId="75">
    <w:name w:val="Plain Text"/>
    <w:basedOn w:val="1"/>
    <w:qFormat/>
    <w:uiPriority w:val="0"/>
    <w:rPr>
      <w:rFonts w:ascii="宋体" w:hAnsi="Courier New"/>
      <w:kern w:val="0"/>
      <w:sz w:val="20"/>
      <w:szCs w:val="20"/>
    </w:rPr>
  </w:style>
  <w:style w:type="paragraph" w:customStyle="1" w:styleId="76">
    <w:name w:val="Table - Col. Head"/>
    <w:basedOn w:val="1"/>
    <w:qFormat/>
    <w:uiPriority w:val="0"/>
    <w:pPr>
      <w:keepNext/>
      <w:widowControl/>
      <w:spacing w:before="60" w:after="60"/>
      <w:jc w:val="left"/>
    </w:pPr>
    <w:rPr>
      <w:rFonts w:ascii="Arial" w:hAnsi="Arial"/>
      <w:b/>
      <w:kern w:val="0"/>
      <w:sz w:val="18"/>
      <w:szCs w:val="20"/>
      <w:lang w:eastAsia="en-US"/>
    </w:rPr>
  </w:style>
  <w:style w:type="paragraph" w:customStyle="1" w:styleId="77">
    <w:name w:val="表号"/>
    <w:basedOn w:val="1"/>
    <w:next w:val="27"/>
    <w:qFormat/>
    <w:uiPriority w:val="0"/>
    <w:pPr>
      <w:keepNext/>
      <w:keepLines/>
      <w:numPr>
        <w:ilvl w:val="8"/>
        <w:numId w:val="4"/>
      </w:numPr>
      <w:autoSpaceDE w:val="0"/>
      <w:autoSpaceDN w:val="0"/>
      <w:adjustRightInd w:val="0"/>
      <w:spacing w:line="360" w:lineRule="auto"/>
      <w:jc w:val="center"/>
      <w:textAlignment w:val="baseline"/>
    </w:pPr>
    <w:rPr>
      <w:rFonts w:ascii="Arial" w:hAnsi="Arial"/>
      <w:kern w:val="0"/>
      <w:sz w:val="18"/>
      <w:szCs w:val="18"/>
    </w:rPr>
  </w:style>
  <w:style w:type="paragraph" w:customStyle="1" w:styleId="78">
    <w:name w:val="WPSOffice手动目录 1"/>
    <w:qFormat/>
    <w:uiPriority w:val="0"/>
    <w:rPr>
      <w:rFonts w:ascii="Times New Roman" w:hAnsi="Times New Roman" w:eastAsia="宋体" w:cs="Times New Roman"/>
      <w:lang w:val="en-US" w:eastAsia="zh-CN" w:bidi="ar-SA"/>
    </w:rPr>
  </w:style>
  <w:style w:type="paragraph" w:customStyle="1" w:styleId="79">
    <w:name w:val="WPSOffice手动目录 2"/>
    <w:qFormat/>
    <w:uiPriority w:val="0"/>
    <w:pPr>
      <w:ind w:leftChars="200"/>
    </w:pPr>
    <w:rPr>
      <w:rFonts w:ascii="Times New Roman" w:hAnsi="Times New Roman" w:eastAsia="宋体" w:cs="Times New Roman"/>
      <w:lang w:val="en-US" w:eastAsia="zh-CN" w:bidi="ar-SA"/>
    </w:rPr>
  </w:style>
  <w:style w:type="paragraph" w:customStyle="1" w:styleId="80">
    <w:name w:val="表头"/>
    <w:basedOn w:val="1"/>
    <w:next w:val="12"/>
    <w:qFormat/>
    <w:uiPriority w:val="0"/>
    <w:pPr>
      <w:keepNext w:val="0"/>
      <w:keepLines w:val="0"/>
      <w:widowControl w:val="0"/>
      <w:suppressLineNumbers w:val="0"/>
      <w:spacing w:before="0" w:beforeAutospacing="0" w:after="0" w:afterAutospacing="0" w:line="300" w:lineRule="auto"/>
      <w:ind w:left="0" w:right="0" w:firstLine="0" w:firstLineChars="0"/>
      <w:jc w:val="center"/>
    </w:pPr>
    <w:rPr>
      <w:rFonts w:hint="default" w:ascii="Times New Roman" w:hAnsi="Times New Roman" w:eastAsia="宋体" w:cs="Times New Roman"/>
      <w:b/>
      <w:kern w:val="2"/>
      <w:sz w:val="24"/>
      <w:szCs w:val="24"/>
      <w:lang w:val="en-US" w:eastAsia="zh-CN" w:bidi="ar"/>
    </w:rPr>
  </w:style>
  <w:style w:type="paragraph" w:customStyle="1" w:styleId="81">
    <w:name w:val="表格样式"/>
    <w:basedOn w:val="1"/>
    <w:qFormat/>
    <w:uiPriority w:val="0"/>
    <w:pPr>
      <w:jc w:val="left"/>
    </w:pPr>
    <w:rPr>
      <w:rFonts w:ascii="宋体" w:hAnsi="宋体"/>
      <w:szCs w:val="21"/>
    </w:rPr>
  </w:style>
  <w:style w:type="character" w:customStyle="1" w:styleId="82">
    <w:name w:val="bjh-p"/>
    <w:basedOn w:val="3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杭州电子科技大学</Company>
  <Pages>49</Pages>
  <Words>3873</Words>
  <Characters>4220</Characters>
  <Lines>123</Lines>
  <Paragraphs>34</Paragraphs>
  <TotalTime>98</TotalTime>
  <ScaleCrop>false</ScaleCrop>
  <LinksUpToDate>false</LinksUpToDate>
  <CharactersWithSpaces>4344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2019-05-04T02:33:00Z</dcterms:created>
  <dc:creator>张万军</dc:creator>
  <cp:lastModifiedBy>Julia</cp:lastModifiedBy>
  <dcterms:modified xsi:type="dcterms:W3CDTF">2026-08-24T09:46:34Z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1F7EE88128674FDC9291558919307A65_13</vt:lpwstr>
  </property>
  <property fmtid="{D5CDD505-2E9C-101B-9397-08002B2CF9AE}" pid="4" name="KSOTemplateDocerSaveRecord">
    <vt:lpwstr>eyJoZGlkIjoiYzMyNDA0OGZjNjJlMjE0YTQzN2QwMDBjODYwMTZjOTkiLCJ1c2VySWQiOiI0Mzk4MjYzODEifQ==</vt:lpwstr>
  </property>
</Properties>
</file>